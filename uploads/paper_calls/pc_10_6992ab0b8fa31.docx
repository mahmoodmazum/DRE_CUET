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3A1A838" w14:textId="1B840200" w:rsidR="0053396C" w:rsidRPr="00620F9C" w:rsidRDefault="0053396C" w:rsidP="00C136C3">
      <w:pPr>
        <w:rPr>
          <w:rFonts w:cstheme="minorHAnsi"/>
          <w:b/>
          <w:bCs/>
          <w:sz w:val="32"/>
          <w:szCs w:val="32"/>
        </w:rPr>
      </w:pPr>
      <w:r w:rsidRPr="00620F9C">
        <w:rPr>
          <w:rFonts w:cstheme="minorHAnsi"/>
          <w:b/>
          <w:bCs/>
          <w:sz w:val="32"/>
          <w:szCs w:val="32"/>
        </w:rPr>
        <w:t>SOFTWARE LICENSE, IMPLEMENTATION AND SUPPORT AGREEMENT</w:t>
      </w:r>
    </w:p>
    <w:p w14:paraId="3BBF201F" w14:textId="6CB399D9" w:rsidR="0053396C" w:rsidRPr="00620F9C" w:rsidRDefault="0053396C" w:rsidP="00D76D0F">
      <w:pPr>
        <w:spacing w:before="480" w:after="480" w:line="240" w:lineRule="auto"/>
        <w:rPr>
          <w:rFonts w:cstheme="minorHAnsi"/>
          <w:kern w:val="0"/>
          <w:sz w:val="24"/>
          <w:szCs w:val="24"/>
        </w:rPr>
      </w:pPr>
      <w:r w:rsidRPr="00620F9C">
        <w:rPr>
          <w:rFonts w:cstheme="minorHAnsi"/>
          <w:kern w:val="0"/>
          <w:sz w:val="24"/>
          <w:szCs w:val="24"/>
        </w:rPr>
        <w:t xml:space="preserve">This Agreement </w:t>
      </w:r>
      <w:r w:rsidR="00080ECA" w:rsidRPr="00620F9C">
        <w:rPr>
          <w:rFonts w:cstheme="minorHAnsi"/>
          <w:kern w:val="0"/>
          <w:sz w:val="24"/>
          <w:szCs w:val="24"/>
        </w:rPr>
        <w:t xml:space="preserve">for Software License and Services (“this Agreement) </w:t>
      </w:r>
      <w:r w:rsidRPr="00620F9C">
        <w:rPr>
          <w:rFonts w:cstheme="minorHAnsi"/>
          <w:kern w:val="0"/>
          <w:sz w:val="24"/>
          <w:szCs w:val="24"/>
        </w:rPr>
        <w:t xml:space="preserve">is made </w:t>
      </w:r>
      <w:r w:rsidR="00080ECA" w:rsidRPr="00620F9C">
        <w:rPr>
          <w:rFonts w:cstheme="minorHAnsi"/>
          <w:kern w:val="0"/>
          <w:sz w:val="24"/>
          <w:szCs w:val="24"/>
        </w:rPr>
        <w:t xml:space="preserve">in Dhaka </w:t>
      </w:r>
      <w:r w:rsidRPr="00620F9C">
        <w:rPr>
          <w:rFonts w:cstheme="minorHAnsi"/>
          <w:kern w:val="0"/>
          <w:sz w:val="24"/>
          <w:szCs w:val="24"/>
        </w:rPr>
        <w:t>on this ___</w:t>
      </w:r>
      <w:r w:rsidR="00BF475F" w:rsidRPr="00620F9C">
        <w:rPr>
          <w:rFonts w:cstheme="minorHAnsi"/>
          <w:kern w:val="0"/>
          <w:sz w:val="24"/>
          <w:szCs w:val="24"/>
        </w:rPr>
        <w:t>__</w:t>
      </w:r>
      <w:r w:rsidRPr="00620F9C">
        <w:rPr>
          <w:rFonts w:cstheme="minorHAnsi"/>
          <w:kern w:val="0"/>
          <w:sz w:val="24"/>
          <w:szCs w:val="24"/>
        </w:rPr>
        <w:t xml:space="preserve"> day of February, 2026</w:t>
      </w:r>
    </w:p>
    <w:p w14:paraId="2E400C72" w14:textId="77777777" w:rsidR="0053396C" w:rsidRPr="00620F9C" w:rsidRDefault="0053396C" w:rsidP="00D76D0F">
      <w:pPr>
        <w:spacing w:after="240"/>
        <w:rPr>
          <w:rFonts w:cstheme="minorHAnsi"/>
          <w:kern w:val="0"/>
          <w:sz w:val="36"/>
          <w:szCs w:val="36"/>
        </w:rPr>
      </w:pPr>
      <w:r w:rsidRPr="00620F9C">
        <w:rPr>
          <w:rFonts w:cstheme="minorHAnsi"/>
          <w:kern w:val="0"/>
          <w:sz w:val="36"/>
          <w:szCs w:val="36"/>
        </w:rPr>
        <w:t>BETWEEN</w:t>
      </w:r>
    </w:p>
    <w:p w14:paraId="29C96AAD" w14:textId="2BE78940" w:rsidR="00BF475F" w:rsidRPr="00620F9C" w:rsidRDefault="00BF475F" w:rsidP="00BF475F">
      <w:pPr>
        <w:jc w:val="both"/>
        <w:rPr>
          <w:rFonts w:cstheme="minorHAnsi"/>
          <w:kern w:val="0"/>
          <w:sz w:val="24"/>
          <w:szCs w:val="24"/>
        </w:rPr>
      </w:pPr>
      <w:r w:rsidRPr="00620F9C">
        <w:rPr>
          <w:rFonts w:cstheme="minorHAnsi"/>
          <w:kern w:val="0"/>
          <w:sz w:val="24"/>
          <w:szCs w:val="24"/>
        </w:rPr>
        <w:t xml:space="preserve">FinSight Software and Technologies Limited, a company </w:t>
      </w:r>
      <w:r w:rsidR="00080ECA" w:rsidRPr="00620F9C">
        <w:rPr>
          <w:rFonts w:cstheme="minorHAnsi"/>
          <w:kern w:val="0"/>
          <w:sz w:val="24"/>
          <w:szCs w:val="24"/>
        </w:rPr>
        <w:t xml:space="preserve">duly </w:t>
      </w:r>
      <w:r w:rsidRPr="00620F9C">
        <w:rPr>
          <w:rFonts w:cstheme="minorHAnsi"/>
          <w:kern w:val="0"/>
          <w:sz w:val="24"/>
          <w:szCs w:val="24"/>
        </w:rPr>
        <w:t xml:space="preserve">incorporated </w:t>
      </w:r>
      <w:r w:rsidR="00080ECA" w:rsidRPr="00620F9C">
        <w:rPr>
          <w:rFonts w:cstheme="minorHAnsi"/>
          <w:kern w:val="0"/>
          <w:sz w:val="24"/>
          <w:szCs w:val="24"/>
        </w:rPr>
        <w:t xml:space="preserve">in Bangladesh </w:t>
      </w:r>
      <w:r w:rsidRPr="00620F9C">
        <w:rPr>
          <w:rFonts w:cstheme="minorHAnsi"/>
          <w:kern w:val="0"/>
          <w:sz w:val="24"/>
          <w:szCs w:val="24"/>
        </w:rPr>
        <w:t xml:space="preserve">under the </w:t>
      </w:r>
      <w:r w:rsidR="00080ECA" w:rsidRPr="00620F9C">
        <w:rPr>
          <w:rFonts w:cstheme="minorHAnsi"/>
          <w:kern w:val="0"/>
          <w:sz w:val="24"/>
          <w:szCs w:val="24"/>
        </w:rPr>
        <w:t xml:space="preserve">Companies Act, 1994, represented by its [insert name and designation of authorized representative] </w:t>
      </w:r>
      <w:r w:rsidRPr="00620F9C">
        <w:rPr>
          <w:rFonts w:cstheme="minorHAnsi"/>
          <w:kern w:val="0"/>
          <w:sz w:val="24"/>
          <w:szCs w:val="24"/>
        </w:rPr>
        <w:t xml:space="preserve">, having its registered office at </w:t>
      </w:r>
      <w:r w:rsidRPr="00620F9C">
        <w:rPr>
          <w:rFonts w:cstheme="minorHAnsi"/>
          <w:sz w:val="24"/>
          <w:szCs w:val="24"/>
        </w:rPr>
        <w:t xml:space="preserve">Shawon Tower (9th Floor), 2/C, Purana Paltan, Dhaka-1000 </w:t>
      </w:r>
      <w:r w:rsidRPr="00620F9C">
        <w:rPr>
          <w:rFonts w:cstheme="minorHAnsi"/>
          <w:kern w:val="0"/>
          <w:sz w:val="24"/>
          <w:szCs w:val="24"/>
        </w:rPr>
        <w:t>(hereinafter referred to as the “Company”, which expression shall include its successors</w:t>
      </w:r>
      <w:r w:rsidR="00080ECA" w:rsidRPr="00620F9C">
        <w:rPr>
          <w:rFonts w:cstheme="minorHAnsi"/>
          <w:kern w:val="0"/>
          <w:sz w:val="24"/>
          <w:szCs w:val="24"/>
        </w:rPr>
        <w:t>-in-interest, administrators, authorized representative</w:t>
      </w:r>
      <w:r w:rsidRPr="00620F9C">
        <w:rPr>
          <w:rFonts w:cstheme="minorHAnsi"/>
          <w:kern w:val="0"/>
          <w:sz w:val="24"/>
          <w:szCs w:val="24"/>
        </w:rPr>
        <w:t xml:space="preserve"> and permitted assigns)</w:t>
      </w:r>
      <w:r w:rsidR="00080ECA" w:rsidRPr="00620F9C">
        <w:rPr>
          <w:rFonts w:cstheme="minorHAnsi"/>
          <w:kern w:val="0"/>
          <w:sz w:val="24"/>
          <w:szCs w:val="24"/>
        </w:rPr>
        <w:t xml:space="preserve"> the First Party</w:t>
      </w:r>
      <w:r w:rsidRPr="00620F9C">
        <w:rPr>
          <w:rFonts w:cstheme="minorHAnsi"/>
          <w:kern w:val="0"/>
          <w:sz w:val="24"/>
          <w:szCs w:val="24"/>
        </w:rPr>
        <w:t>.</w:t>
      </w:r>
    </w:p>
    <w:p w14:paraId="71CFE355" w14:textId="77777777" w:rsidR="00BF475F" w:rsidRPr="00620F9C" w:rsidRDefault="00BF475F" w:rsidP="00BF475F">
      <w:pPr>
        <w:jc w:val="both"/>
        <w:rPr>
          <w:rFonts w:cstheme="minorHAnsi"/>
          <w:kern w:val="0"/>
          <w:sz w:val="24"/>
          <w:szCs w:val="24"/>
        </w:rPr>
      </w:pPr>
      <w:r w:rsidRPr="00620F9C">
        <w:rPr>
          <w:rFonts w:cstheme="minorHAnsi"/>
          <w:kern w:val="0"/>
          <w:sz w:val="24"/>
          <w:szCs w:val="24"/>
        </w:rPr>
        <w:t>AND</w:t>
      </w:r>
    </w:p>
    <w:p w14:paraId="6A2A3A51" w14:textId="6C891C29" w:rsidR="0053396C" w:rsidRPr="00620F9C" w:rsidRDefault="00D76D0F" w:rsidP="000F7D94">
      <w:pPr>
        <w:jc w:val="both"/>
        <w:rPr>
          <w:rFonts w:cstheme="minorHAnsi"/>
          <w:kern w:val="0"/>
          <w:sz w:val="24"/>
          <w:szCs w:val="24"/>
        </w:rPr>
      </w:pPr>
      <w:r w:rsidRPr="00620F9C">
        <w:rPr>
          <w:rFonts w:cstheme="minorHAnsi"/>
          <w:kern w:val="0"/>
          <w:sz w:val="24"/>
          <w:szCs w:val="24"/>
        </w:rPr>
        <w:t>AB Bank PLC.</w:t>
      </w:r>
      <w:r w:rsidR="0053396C" w:rsidRPr="00620F9C">
        <w:rPr>
          <w:rFonts w:cstheme="minorHAnsi"/>
          <w:kern w:val="0"/>
          <w:sz w:val="24"/>
          <w:szCs w:val="24"/>
        </w:rPr>
        <w:t xml:space="preserve">, a scheduled commercial </w:t>
      </w:r>
      <w:r w:rsidR="00BF475F" w:rsidRPr="00620F9C">
        <w:rPr>
          <w:rFonts w:cstheme="minorHAnsi"/>
          <w:kern w:val="0"/>
          <w:sz w:val="24"/>
          <w:szCs w:val="24"/>
        </w:rPr>
        <w:t>Bank</w:t>
      </w:r>
      <w:r w:rsidR="0053396C" w:rsidRPr="00620F9C">
        <w:rPr>
          <w:rFonts w:cstheme="minorHAnsi"/>
          <w:kern w:val="0"/>
          <w:sz w:val="24"/>
          <w:szCs w:val="24"/>
        </w:rPr>
        <w:t xml:space="preserve"> </w:t>
      </w:r>
      <w:r w:rsidR="00080ECA" w:rsidRPr="00620F9C">
        <w:rPr>
          <w:rFonts w:cstheme="minorHAnsi"/>
          <w:kern w:val="0"/>
          <w:sz w:val="24"/>
          <w:szCs w:val="24"/>
        </w:rPr>
        <w:t xml:space="preserve">duly </w:t>
      </w:r>
      <w:r w:rsidR="0053396C" w:rsidRPr="00620F9C">
        <w:rPr>
          <w:rFonts w:cstheme="minorHAnsi"/>
          <w:kern w:val="0"/>
          <w:sz w:val="24"/>
          <w:szCs w:val="24"/>
        </w:rPr>
        <w:t>incorporated</w:t>
      </w:r>
      <w:r w:rsidR="007E6A67" w:rsidRPr="00620F9C">
        <w:rPr>
          <w:rFonts w:cstheme="minorHAnsi"/>
          <w:kern w:val="0"/>
          <w:sz w:val="24"/>
          <w:szCs w:val="24"/>
        </w:rPr>
        <w:t xml:space="preserve"> in Bangladesh</w:t>
      </w:r>
      <w:r w:rsidR="0053396C" w:rsidRPr="00620F9C">
        <w:rPr>
          <w:rFonts w:cstheme="minorHAnsi"/>
          <w:kern w:val="0"/>
          <w:sz w:val="24"/>
          <w:szCs w:val="24"/>
        </w:rPr>
        <w:t xml:space="preserve"> under the </w:t>
      </w:r>
      <w:r w:rsidR="007E6A67" w:rsidRPr="00620F9C">
        <w:rPr>
          <w:rFonts w:cstheme="minorHAnsi"/>
          <w:kern w:val="0"/>
          <w:sz w:val="24"/>
          <w:szCs w:val="24"/>
        </w:rPr>
        <w:t xml:space="preserve">Companies Act, 1994 and carrying </w:t>
      </w:r>
      <w:r w:rsidR="00080ECA" w:rsidRPr="00620F9C">
        <w:rPr>
          <w:rFonts w:cstheme="minorHAnsi"/>
          <w:kern w:val="0"/>
          <w:sz w:val="24"/>
          <w:szCs w:val="24"/>
        </w:rPr>
        <w:t xml:space="preserve">on </w:t>
      </w:r>
      <w:r w:rsidR="007E6A67" w:rsidRPr="00620F9C">
        <w:rPr>
          <w:rFonts w:cstheme="minorHAnsi"/>
          <w:kern w:val="0"/>
          <w:sz w:val="24"/>
          <w:szCs w:val="24"/>
        </w:rPr>
        <w:t>its banking business under the Bank Company Act, 1991</w:t>
      </w:r>
      <w:r w:rsidR="00080ECA" w:rsidRPr="00620F9C">
        <w:rPr>
          <w:rFonts w:cstheme="minorHAnsi"/>
          <w:kern w:val="0"/>
          <w:sz w:val="24"/>
          <w:szCs w:val="24"/>
        </w:rPr>
        <w:t>, represented by its [insert name and designation of authorized representative]</w:t>
      </w:r>
      <w:r w:rsidR="0053396C" w:rsidRPr="00620F9C">
        <w:rPr>
          <w:rFonts w:cstheme="minorHAnsi"/>
          <w:kern w:val="0"/>
          <w:sz w:val="24"/>
          <w:szCs w:val="24"/>
        </w:rPr>
        <w:t xml:space="preserve"> having its registered office at </w:t>
      </w:r>
      <w:r w:rsidR="0053396C" w:rsidRPr="00620F9C">
        <w:rPr>
          <w:rFonts w:cstheme="minorHAnsi"/>
          <w:sz w:val="24"/>
          <w:szCs w:val="24"/>
        </w:rPr>
        <w:t xml:space="preserve">“The Skymark”, 18 Gulshan Avenue, Gulshan 1, Dhaka 1212, Bangladesh </w:t>
      </w:r>
      <w:r w:rsidR="0053396C" w:rsidRPr="00620F9C">
        <w:rPr>
          <w:rFonts w:cstheme="minorHAnsi"/>
          <w:kern w:val="0"/>
          <w:sz w:val="24"/>
          <w:szCs w:val="24"/>
        </w:rPr>
        <w:t>(hereinafter referred to as the “</w:t>
      </w:r>
      <w:r w:rsidR="00AB4524" w:rsidRPr="00620F9C">
        <w:rPr>
          <w:rFonts w:cstheme="minorHAnsi"/>
          <w:kern w:val="0"/>
          <w:sz w:val="24"/>
          <w:szCs w:val="24"/>
        </w:rPr>
        <w:t>Client</w:t>
      </w:r>
      <w:r w:rsidR="0053396C" w:rsidRPr="00620F9C">
        <w:rPr>
          <w:rFonts w:cstheme="minorHAnsi"/>
          <w:kern w:val="0"/>
          <w:sz w:val="24"/>
          <w:szCs w:val="24"/>
        </w:rPr>
        <w:t>”, which expression shall include its successors</w:t>
      </w:r>
      <w:r w:rsidR="00080ECA" w:rsidRPr="00620F9C">
        <w:rPr>
          <w:rFonts w:cstheme="minorHAnsi"/>
          <w:kern w:val="0"/>
          <w:sz w:val="24"/>
          <w:szCs w:val="24"/>
        </w:rPr>
        <w:t>-in-interest, administrators, authorized representative</w:t>
      </w:r>
      <w:r w:rsidR="0053396C" w:rsidRPr="00620F9C">
        <w:rPr>
          <w:rFonts w:cstheme="minorHAnsi"/>
          <w:kern w:val="0"/>
          <w:sz w:val="24"/>
          <w:szCs w:val="24"/>
        </w:rPr>
        <w:t xml:space="preserve"> and permitted assigns)</w:t>
      </w:r>
      <w:r w:rsidR="008830F2" w:rsidRPr="00620F9C">
        <w:rPr>
          <w:rFonts w:cstheme="minorHAnsi"/>
          <w:kern w:val="0"/>
          <w:sz w:val="24"/>
          <w:szCs w:val="24"/>
        </w:rPr>
        <w:t xml:space="preserve"> the Second Party.</w:t>
      </w:r>
    </w:p>
    <w:p w14:paraId="1CFFAE1F" w14:textId="44ADAC25" w:rsidR="0053396C" w:rsidRPr="00620F9C" w:rsidRDefault="0053396C" w:rsidP="000F7D94">
      <w:pPr>
        <w:jc w:val="both"/>
        <w:rPr>
          <w:rFonts w:cstheme="minorHAnsi"/>
          <w:kern w:val="0"/>
          <w:sz w:val="24"/>
          <w:szCs w:val="24"/>
        </w:rPr>
      </w:pPr>
      <w:r w:rsidRPr="00620F9C">
        <w:rPr>
          <w:rFonts w:cstheme="minorHAnsi"/>
          <w:kern w:val="0"/>
          <w:sz w:val="24"/>
          <w:szCs w:val="24"/>
        </w:rPr>
        <w:t xml:space="preserve">The </w:t>
      </w:r>
      <w:r w:rsidR="00BF475F" w:rsidRPr="00620F9C">
        <w:rPr>
          <w:rFonts w:cstheme="minorHAnsi"/>
          <w:kern w:val="0"/>
          <w:sz w:val="24"/>
          <w:szCs w:val="24"/>
        </w:rPr>
        <w:t xml:space="preserve">Company and the </w:t>
      </w:r>
      <w:r w:rsidR="00D76D0F" w:rsidRPr="00620F9C">
        <w:rPr>
          <w:rFonts w:cstheme="minorHAnsi"/>
          <w:kern w:val="0"/>
          <w:sz w:val="24"/>
          <w:szCs w:val="24"/>
        </w:rPr>
        <w:t>Client</w:t>
      </w:r>
      <w:r w:rsidRPr="00620F9C">
        <w:rPr>
          <w:rFonts w:cstheme="minorHAnsi"/>
          <w:kern w:val="0"/>
          <w:sz w:val="24"/>
          <w:szCs w:val="24"/>
        </w:rPr>
        <w:t xml:space="preserve"> are hereinafter individually referred to as a “Party” and collectively as the “Parties.”</w:t>
      </w:r>
    </w:p>
    <w:p w14:paraId="2C3A34D5" w14:textId="77777777" w:rsidR="0015484C" w:rsidRPr="00620F9C" w:rsidRDefault="0015484C" w:rsidP="00C11787">
      <w:pPr>
        <w:pStyle w:val="WBLevel2"/>
        <w:numPr>
          <w:ilvl w:val="0"/>
          <w:numId w:val="16"/>
        </w:numPr>
        <w:spacing w:after="120" w:line="240" w:lineRule="auto"/>
        <w:ind w:hanging="720"/>
        <w:rPr>
          <w:rFonts w:asciiTheme="minorHAnsi" w:hAnsiTheme="minorHAnsi" w:cstheme="minorHAnsi"/>
          <w:sz w:val="24"/>
          <w:szCs w:val="24"/>
        </w:rPr>
      </w:pPr>
      <w:r w:rsidRPr="00620F9C">
        <w:rPr>
          <w:rFonts w:asciiTheme="minorHAnsi" w:hAnsiTheme="minorHAnsi" w:cstheme="minorHAnsi"/>
          <w:sz w:val="24"/>
          <w:szCs w:val="24"/>
        </w:rPr>
        <w:t>This Contract shall become effective on the date of the last signature appearing on the attestation clause below (“Effective Date”).</w:t>
      </w:r>
    </w:p>
    <w:p w14:paraId="500989F9" w14:textId="47D8092E" w:rsidR="0015484C" w:rsidRPr="00620F9C" w:rsidRDefault="0015484C" w:rsidP="00C11787">
      <w:pPr>
        <w:pStyle w:val="ListParagraph"/>
        <w:widowControl w:val="0"/>
        <w:numPr>
          <w:ilvl w:val="0"/>
          <w:numId w:val="16"/>
        </w:numPr>
        <w:overflowPunct w:val="0"/>
        <w:autoSpaceDE w:val="0"/>
        <w:autoSpaceDN w:val="0"/>
        <w:adjustRightInd w:val="0"/>
        <w:spacing w:after="120" w:line="240" w:lineRule="auto"/>
        <w:ind w:hanging="720"/>
        <w:contextualSpacing w:val="0"/>
        <w:jc w:val="both"/>
        <w:textAlignment w:val="baseline"/>
        <w:rPr>
          <w:rFonts w:cstheme="minorHAnsi"/>
          <w:sz w:val="24"/>
          <w:szCs w:val="24"/>
        </w:rPr>
      </w:pPr>
      <w:r w:rsidRPr="00620F9C">
        <w:rPr>
          <w:rFonts w:cstheme="minorHAnsi"/>
          <w:sz w:val="24"/>
          <w:szCs w:val="24"/>
        </w:rPr>
        <w:t xml:space="preserve">This Services Contract shall only be valid if signed by both parties and returned to Company on or before </w:t>
      </w:r>
      <w:r w:rsidR="00C11787" w:rsidRPr="00620F9C">
        <w:rPr>
          <w:rFonts w:cstheme="minorHAnsi"/>
          <w:sz w:val="24"/>
          <w:szCs w:val="24"/>
        </w:rPr>
        <w:t>February 28,2026</w:t>
      </w:r>
      <w:r w:rsidRPr="00620F9C">
        <w:rPr>
          <w:rFonts w:cstheme="minorHAnsi"/>
          <w:sz w:val="24"/>
          <w:szCs w:val="24"/>
        </w:rPr>
        <w:t>.</w:t>
      </w:r>
    </w:p>
    <w:p w14:paraId="076E4571" w14:textId="77777777" w:rsidR="0015484C" w:rsidRPr="00620F9C" w:rsidRDefault="0015484C" w:rsidP="00C11787">
      <w:pPr>
        <w:pStyle w:val="WBLevel2"/>
        <w:numPr>
          <w:ilvl w:val="0"/>
          <w:numId w:val="16"/>
        </w:numPr>
        <w:spacing w:after="0" w:line="240" w:lineRule="auto"/>
        <w:ind w:hanging="720"/>
        <w:rPr>
          <w:rFonts w:asciiTheme="minorHAnsi" w:hAnsiTheme="minorHAnsi" w:cstheme="minorHAnsi"/>
          <w:sz w:val="24"/>
          <w:szCs w:val="24"/>
        </w:rPr>
      </w:pPr>
      <w:r w:rsidRPr="00620F9C">
        <w:rPr>
          <w:rFonts w:asciiTheme="minorHAnsi" w:hAnsiTheme="minorHAnsi" w:cstheme="minorHAnsi"/>
          <w:sz w:val="24"/>
          <w:szCs w:val="24"/>
        </w:rPr>
        <w:t>Company will not commence the provision of the Services until the first Milestone payment indicated below is received in full by Company.</w:t>
      </w:r>
    </w:p>
    <w:p w14:paraId="584ECF31" w14:textId="77777777" w:rsidR="00F16605" w:rsidRPr="00620F9C" w:rsidRDefault="00F16605" w:rsidP="00C136C3">
      <w:pPr>
        <w:spacing w:before="120"/>
        <w:rPr>
          <w:rFonts w:cstheme="minorHAnsi"/>
          <w:kern w:val="0"/>
          <w:sz w:val="36"/>
          <w:szCs w:val="36"/>
        </w:rPr>
      </w:pPr>
    </w:p>
    <w:p w14:paraId="79E1244D" w14:textId="66B6FAFF" w:rsidR="008D13F1" w:rsidRPr="00620F9C" w:rsidRDefault="008D13F1" w:rsidP="008D13F1">
      <w:pPr>
        <w:pStyle w:val="ListParagraph"/>
        <w:numPr>
          <w:ilvl w:val="0"/>
          <w:numId w:val="17"/>
        </w:numPr>
        <w:spacing w:before="120"/>
        <w:ind w:left="450" w:hanging="450"/>
        <w:rPr>
          <w:rFonts w:cstheme="minorHAnsi"/>
          <w:kern w:val="0"/>
          <w:sz w:val="36"/>
          <w:szCs w:val="36"/>
        </w:rPr>
      </w:pPr>
      <w:r w:rsidRPr="00620F9C">
        <w:rPr>
          <w:rFonts w:cstheme="minorHAnsi"/>
          <w:kern w:val="0"/>
          <w:sz w:val="36"/>
          <w:szCs w:val="36"/>
        </w:rPr>
        <w:t>PURPOSE OF THE AGREEMENT</w:t>
      </w:r>
    </w:p>
    <w:p w14:paraId="4E975BCB" w14:textId="2303F1BC" w:rsidR="008D13F1" w:rsidRDefault="008D13F1" w:rsidP="008D13F1">
      <w:pPr>
        <w:jc w:val="both"/>
        <w:rPr>
          <w:rFonts w:cstheme="minorHAnsi"/>
          <w:kern w:val="0"/>
          <w:sz w:val="24"/>
          <w:szCs w:val="24"/>
        </w:rPr>
      </w:pPr>
      <w:r w:rsidRPr="00620F9C">
        <w:rPr>
          <w:rFonts w:cstheme="minorHAnsi"/>
          <w:kern w:val="0"/>
          <w:sz w:val="24"/>
          <w:szCs w:val="24"/>
        </w:rPr>
        <w:t xml:space="preserve">The purpose of this Agreement is to develop and implement a secure, scalable and regulator compliant Automated Regulatory Reporting and Management Information System (MIS) to support the Bank’s statutory reporting, supervisory reporting and internal management needs in accordance with Bangladesh Bank, BFIU, and other applicable regulatory requirements. </w:t>
      </w:r>
    </w:p>
    <w:p w14:paraId="3454C5D0" w14:textId="77777777" w:rsidR="00241A26" w:rsidRDefault="00241A26" w:rsidP="008D13F1">
      <w:pPr>
        <w:jc w:val="both"/>
        <w:rPr>
          <w:rFonts w:cstheme="minorHAnsi"/>
          <w:kern w:val="0"/>
          <w:sz w:val="24"/>
          <w:szCs w:val="24"/>
        </w:rPr>
      </w:pPr>
    </w:p>
    <w:p w14:paraId="2908C867" w14:textId="77777777" w:rsidR="00241A26" w:rsidRDefault="00241A26" w:rsidP="008D13F1">
      <w:pPr>
        <w:jc w:val="both"/>
        <w:rPr>
          <w:rFonts w:cstheme="minorHAnsi"/>
          <w:kern w:val="0"/>
          <w:sz w:val="24"/>
          <w:szCs w:val="24"/>
        </w:rPr>
      </w:pPr>
    </w:p>
    <w:p w14:paraId="11281504" w14:textId="77777777" w:rsidR="00241A26" w:rsidRPr="00620F9C" w:rsidRDefault="00241A26" w:rsidP="008D13F1">
      <w:pPr>
        <w:jc w:val="both"/>
        <w:rPr>
          <w:rFonts w:cstheme="minorHAnsi"/>
          <w:kern w:val="0"/>
          <w:sz w:val="24"/>
          <w:szCs w:val="24"/>
        </w:rPr>
      </w:pPr>
    </w:p>
    <w:p w14:paraId="37C02C45" w14:textId="02F5539C" w:rsidR="0053396C" w:rsidRPr="00620F9C" w:rsidRDefault="0053396C" w:rsidP="008D13F1">
      <w:pPr>
        <w:pStyle w:val="ListParagraph"/>
        <w:numPr>
          <w:ilvl w:val="0"/>
          <w:numId w:val="17"/>
        </w:numPr>
        <w:spacing w:before="120"/>
        <w:ind w:left="450"/>
        <w:rPr>
          <w:rFonts w:cstheme="minorHAnsi"/>
          <w:kern w:val="0"/>
          <w:sz w:val="36"/>
          <w:szCs w:val="36"/>
        </w:rPr>
      </w:pPr>
      <w:r w:rsidRPr="00620F9C">
        <w:rPr>
          <w:rFonts w:cstheme="minorHAnsi"/>
          <w:kern w:val="0"/>
          <w:sz w:val="36"/>
          <w:szCs w:val="36"/>
        </w:rPr>
        <w:lastRenderedPageBreak/>
        <w:t>SCOPE OF SERVICES</w:t>
      </w:r>
    </w:p>
    <w:p w14:paraId="626F2B1B" w14:textId="497E2CBB" w:rsidR="0053396C" w:rsidRPr="00620F9C" w:rsidRDefault="0053396C" w:rsidP="008B2F45">
      <w:pPr>
        <w:jc w:val="both"/>
        <w:rPr>
          <w:rFonts w:cstheme="minorHAnsi"/>
          <w:kern w:val="0"/>
          <w:sz w:val="24"/>
          <w:szCs w:val="24"/>
        </w:rPr>
      </w:pPr>
      <w:r w:rsidRPr="00620F9C">
        <w:rPr>
          <w:rFonts w:cstheme="minorHAnsi"/>
          <w:kern w:val="0"/>
          <w:sz w:val="24"/>
          <w:szCs w:val="24"/>
        </w:rPr>
        <w:t xml:space="preserve">The </w:t>
      </w:r>
      <w:r w:rsidR="00AE173D" w:rsidRPr="00620F9C">
        <w:rPr>
          <w:rFonts w:cstheme="minorHAnsi"/>
          <w:kern w:val="0"/>
          <w:sz w:val="24"/>
          <w:szCs w:val="24"/>
        </w:rPr>
        <w:t>Company</w:t>
      </w:r>
      <w:r w:rsidRPr="00620F9C">
        <w:rPr>
          <w:rFonts w:cstheme="minorHAnsi"/>
          <w:kern w:val="0"/>
          <w:sz w:val="24"/>
          <w:szCs w:val="24"/>
        </w:rPr>
        <w:t xml:space="preserve"> shall </w:t>
      </w:r>
      <w:r w:rsidR="008B2F45" w:rsidRPr="00620F9C">
        <w:rPr>
          <w:rFonts w:cstheme="minorHAnsi"/>
          <w:kern w:val="0"/>
          <w:sz w:val="24"/>
          <w:szCs w:val="24"/>
        </w:rPr>
        <w:t>build</w:t>
      </w:r>
      <w:r w:rsidRPr="00620F9C">
        <w:rPr>
          <w:rFonts w:cstheme="minorHAnsi"/>
          <w:kern w:val="0"/>
          <w:sz w:val="24"/>
          <w:szCs w:val="24"/>
        </w:rPr>
        <w:t>,</w:t>
      </w:r>
      <w:r w:rsidR="008B2F45" w:rsidRPr="00620F9C">
        <w:rPr>
          <w:rFonts w:cstheme="minorHAnsi"/>
          <w:kern w:val="0"/>
          <w:sz w:val="24"/>
          <w:szCs w:val="24"/>
        </w:rPr>
        <w:t xml:space="preserve"> provide,</w:t>
      </w:r>
      <w:r w:rsidRPr="00620F9C">
        <w:rPr>
          <w:rFonts w:cstheme="minorHAnsi"/>
          <w:kern w:val="0"/>
          <w:sz w:val="24"/>
          <w:szCs w:val="24"/>
        </w:rPr>
        <w:t xml:space="preserve"> implement, and support a software solution capable of:</w:t>
      </w:r>
    </w:p>
    <w:p w14:paraId="5DD5950E" w14:textId="3C161D98" w:rsidR="0053396C" w:rsidRPr="00620F9C" w:rsidRDefault="0053396C" w:rsidP="008B2F45">
      <w:pPr>
        <w:pStyle w:val="ListParagraph"/>
        <w:numPr>
          <w:ilvl w:val="0"/>
          <w:numId w:val="13"/>
        </w:numPr>
        <w:rPr>
          <w:rFonts w:cstheme="minorHAnsi"/>
          <w:kern w:val="0"/>
          <w:sz w:val="24"/>
          <w:szCs w:val="24"/>
        </w:rPr>
      </w:pPr>
      <w:r w:rsidRPr="00620F9C">
        <w:rPr>
          <w:rFonts w:cstheme="minorHAnsi"/>
          <w:kern w:val="0"/>
          <w:sz w:val="24"/>
          <w:szCs w:val="24"/>
        </w:rPr>
        <w:t xml:space="preserve">Automated generation of regulatory reports prescribed by Bangladesh </w:t>
      </w:r>
      <w:r w:rsidR="00530C13" w:rsidRPr="00530C13">
        <w:rPr>
          <w:rFonts w:cstheme="minorHAnsi"/>
          <w:kern w:val="0"/>
          <w:sz w:val="24"/>
          <w:szCs w:val="24"/>
          <w:highlight w:val="yellow"/>
        </w:rPr>
        <w:t>Bank</w:t>
      </w:r>
      <w:r w:rsidRPr="00620F9C">
        <w:rPr>
          <w:rFonts w:cstheme="minorHAnsi"/>
          <w:kern w:val="0"/>
          <w:sz w:val="24"/>
          <w:szCs w:val="24"/>
        </w:rPr>
        <w:t>, BFIU, and other regulators.</w:t>
      </w:r>
    </w:p>
    <w:p w14:paraId="65C429A7" w14:textId="77777777" w:rsidR="0053396C" w:rsidRPr="00620F9C" w:rsidRDefault="0053396C" w:rsidP="008B2F45">
      <w:pPr>
        <w:pStyle w:val="ListParagraph"/>
        <w:numPr>
          <w:ilvl w:val="0"/>
          <w:numId w:val="13"/>
        </w:numPr>
        <w:rPr>
          <w:rFonts w:cstheme="minorHAnsi"/>
          <w:kern w:val="0"/>
          <w:sz w:val="24"/>
          <w:szCs w:val="24"/>
        </w:rPr>
      </w:pPr>
      <w:r w:rsidRPr="00620F9C">
        <w:rPr>
          <w:rFonts w:cstheme="minorHAnsi"/>
          <w:kern w:val="0"/>
          <w:sz w:val="24"/>
          <w:szCs w:val="24"/>
        </w:rPr>
        <w:t>MIS report generation covering customer data, transaction data, account data, deal data, master and maintenance data.</w:t>
      </w:r>
    </w:p>
    <w:p w14:paraId="317ED744" w14:textId="77777777" w:rsidR="0053396C" w:rsidRPr="00620F9C" w:rsidRDefault="0053396C" w:rsidP="008B2F45">
      <w:pPr>
        <w:pStyle w:val="ListParagraph"/>
        <w:numPr>
          <w:ilvl w:val="0"/>
          <w:numId w:val="13"/>
        </w:numPr>
        <w:rPr>
          <w:rFonts w:cstheme="minorHAnsi"/>
          <w:kern w:val="0"/>
          <w:sz w:val="24"/>
          <w:szCs w:val="24"/>
        </w:rPr>
      </w:pPr>
      <w:r w:rsidRPr="00620F9C">
        <w:rPr>
          <w:rFonts w:cstheme="minorHAnsi"/>
          <w:kern w:val="0"/>
          <w:sz w:val="24"/>
          <w:szCs w:val="24"/>
        </w:rPr>
        <w:t>Ad hoc and user-defined reporting with filters, drill-down, and export options.</w:t>
      </w:r>
    </w:p>
    <w:p w14:paraId="6A151F3F" w14:textId="77777777" w:rsidR="0053396C" w:rsidRPr="00620F9C" w:rsidRDefault="0053396C" w:rsidP="008B2F45">
      <w:pPr>
        <w:pStyle w:val="ListParagraph"/>
        <w:numPr>
          <w:ilvl w:val="0"/>
          <w:numId w:val="13"/>
        </w:numPr>
        <w:rPr>
          <w:rFonts w:cstheme="minorHAnsi"/>
          <w:kern w:val="0"/>
          <w:sz w:val="24"/>
          <w:szCs w:val="24"/>
        </w:rPr>
      </w:pPr>
      <w:r w:rsidRPr="00620F9C">
        <w:rPr>
          <w:rFonts w:cstheme="minorHAnsi"/>
          <w:kern w:val="0"/>
          <w:sz w:val="24"/>
          <w:szCs w:val="24"/>
        </w:rPr>
        <w:t>Historical data storage and trend analysis.</w:t>
      </w:r>
    </w:p>
    <w:p w14:paraId="475CA208" w14:textId="77777777" w:rsidR="0053396C" w:rsidRPr="00620F9C" w:rsidRDefault="0053396C" w:rsidP="008B2F45">
      <w:pPr>
        <w:pStyle w:val="ListParagraph"/>
        <w:numPr>
          <w:ilvl w:val="0"/>
          <w:numId w:val="13"/>
        </w:numPr>
        <w:rPr>
          <w:rFonts w:cstheme="minorHAnsi"/>
          <w:kern w:val="0"/>
          <w:sz w:val="24"/>
          <w:szCs w:val="24"/>
        </w:rPr>
      </w:pPr>
      <w:r w:rsidRPr="00620F9C">
        <w:rPr>
          <w:rFonts w:cstheme="minorHAnsi"/>
          <w:kern w:val="0"/>
          <w:sz w:val="24"/>
          <w:szCs w:val="24"/>
        </w:rPr>
        <w:t>Full traceability and audit trail from source system to report output.</w:t>
      </w:r>
    </w:p>
    <w:p w14:paraId="47C0E732" w14:textId="77777777" w:rsidR="0053396C" w:rsidRPr="00620F9C" w:rsidRDefault="0053396C" w:rsidP="008B2F45">
      <w:pPr>
        <w:pStyle w:val="ListParagraph"/>
        <w:numPr>
          <w:ilvl w:val="0"/>
          <w:numId w:val="13"/>
        </w:numPr>
        <w:rPr>
          <w:rFonts w:cstheme="minorHAnsi"/>
          <w:kern w:val="0"/>
          <w:sz w:val="24"/>
          <w:szCs w:val="24"/>
        </w:rPr>
      </w:pPr>
      <w:r w:rsidRPr="00620F9C">
        <w:rPr>
          <w:rFonts w:cstheme="minorHAnsi"/>
          <w:kern w:val="0"/>
          <w:sz w:val="24"/>
          <w:szCs w:val="24"/>
        </w:rPr>
        <w:t>Reconciliation and validation controls to ensure data accuracy.</w:t>
      </w:r>
    </w:p>
    <w:p w14:paraId="2A5C54B6" w14:textId="77777777" w:rsidR="00A77A0A" w:rsidRDefault="00A77A0A" w:rsidP="00A77A0A">
      <w:pPr>
        <w:pStyle w:val="ListParagraph"/>
        <w:rPr>
          <w:rFonts w:cstheme="minorHAnsi"/>
          <w:kern w:val="0"/>
          <w:sz w:val="24"/>
          <w:szCs w:val="24"/>
        </w:rPr>
      </w:pPr>
    </w:p>
    <w:p w14:paraId="7B0ADC10" w14:textId="69337AB5" w:rsidR="00CB4688" w:rsidRPr="00CB4688" w:rsidRDefault="00CB4688" w:rsidP="00CB4688">
      <w:pPr>
        <w:rPr>
          <w:rFonts w:cstheme="minorHAnsi"/>
          <w:kern w:val="0"/>
          <w:sz w:val="24"/>
          <w:szCs w:val="24"/>
        </w:rPr>
      </w:pPr>
      <w:r w:rsidRPr="00CB4688">
        <w:rPr>
          <w:rFonts w:cstheme="minorHAnsi"/>
          <w:kern w:val="0"/>
          <w:sz w:val="24"/>
          <w:szCs w:val="24"/>
          <w:highlight w:val="yellow"/>
        </w:rPr>
        <w:t>The details of the Services and/or Deliverables are set out in the Statement of Work attached hereto as Annexure A (the “Statement of Work” or “SOW”), which shall form an integral and binding part of this Agreement.</w:t>
      </w:r>
    </w:p>
    <w:p w14:paraId="6FDFF881" w14:textId="77777777" w:rsidR="00E51A84" w:rsidRPr="00620F9C" w:rsidRDefault="00E51A84" w:rsidP="00A77A0A">
      <w:pPr>
        <w:pStyle w:val="ListParagraph"/>
        <w:rPr>
          <w:rFonts w:cstheme="minorHAnsi"/>
          <w:kern w:val="0"/>
          <w:sz w:val="24"/>
          <w:szCs w:val="24"/>
        </w:rPr>
      </w:pPr>
    </w:p>
    <w:p w14:paraId="0FCC3730" w14:textId="2758495D" w:rsidR="0053396C" w:rsidRPr="00620F9C" w:rsidRDefault="0053396C" w:rsidP="00C136C3">
      <w:pPr>
        <w:rPr>
          <w:rFonts w:cstheme="minorHAnsi"/>
          <w:kern w:val="0"/>
          <w:sz w:val="36"/>
          <w:szCs w:val="36"/>
        </w:rPr>
      </w:pPr>
      <w:r w:rsidRPr="00620F9C">
        <w:rPr>
          <w:rFonts w:cstheme="minorHAnsi"/>
          <w:kern w:val="0"/>
          <w:sz w:val="36"/>
          <w:szCs w:val="36"/>
        </w:rPr>
        <w:t>3. LICENSE GRANT (PERPETUAL)</w:t>
      </w:r>
    </w:p>
    <w:p w14:paraId="286DD68D" w14:textId="6B5E0C02" w:rsidR="0053396C" w:rsidRPr="00620F9C" w:rsidRDefault="0053396C" w:rsidP="00C136C3">
      <w:pPr>
        <w:rPr>
          <w:rFonts w:cstheme="minorHAnsi"/>
          <w:kern w:val="0"/>
          <w:sz w:val="24"/>
          <w:szCs w:val="24"/>
        </w:rPr>
      </w:pPr>
      <w:r w:rsidRPr="00620F9C">
        <w:rPr>
          <w:rFonts w:cstheme="minorHAnsi"/>
          <w:kern w:val="0"/>
          <w:sz w:val="24"/>
          <w:szCs w:val="24"/>
        </w:rPr>
        <w:t xml:space="preserve">3.1 The </w:t>
      </w:r>
      <w:r w:rsidR="00AE173D" w:rsidRPr="00620F9C">
        <w:rPr>
          <w:rFonts w:cstheme="minorHAnsi"/>
          <w:kern w:val="0"/>
          <w:sz w:val="24"/>
          <w:szCs w:val="24"/>
        </w:rPr>
        <w:t>Company</w:t>
      </w:r>
      <w:r w:rsidRPr="00620F9C">
        <w:rPr>
          <w:rFonts w:cstheme="minorHAnsi"/>
          <w:kern w:val="0"/>
          <w:sz w:val="24"/>
          <w:szCs w:val="24"/>
        </w:rPr>
        <w:t xml:space="preserve"> grants the </w:t>
      </w:r>
      <w:r w:rsidR="00D76D0F" w:rsidRPr="00620F9C">
        <w:rPr>
          <w:rFonts w:cstheme="minorHAnsi"/>
          <w:kern w:val="0"/>
          <w:sz w:val="24"/>
          <w:szCs w:val="24"/>
        </w:rPr>
        <w:t>Client</w:t>
      </w:r>
      <w:r w:rsidRPr="00620F9C">
        <w:rPr>
          <w:rFonts w:cstheme="minorHAnsi"/>
          <w:kern w:val="0"/>
          <w:sz w:val="24"/>
          <w:szCs w:val="24"/>
        </w:rPr>
        <w:t xml:space="preserve"> a perpetual, irrevocable, non-exclusive, royalty-free, non-transferable license to use the software</w:t>
      </w:r>
      <w:r w:rsidR="00E662E8" w:rsidRPr="00620F9C">
        <w:rPr>
          <w:rFonts w:cstheme="minorHAnsi"/>
          <w:kern w:val="0"/>
          <w:sz w:val="24"/>
          <w:szCs w:val="24"/>
        </w:rPr>
        <w:t xml:space="preserve"> </w:t>
      </w:r>
      <w:r w:rsidR="00850483" w:rsidRPr="00620F9C">
        <w:rPr>
          <w:rFonts w:cstheme="minorHAnsi"/>
          <w:kern w:val="0"/>
          <w:sz w:val="24"/>
          <w:szCs w:val="24"/>
        </w:rPr>
        <w:t>built</w:t>
      </w:r>
      <w:r w:rsidR="00E662E8" w:rsidRPr="00620F9C">
        <w:rPr>
          <w:rFonts w:cstheme="minorHAnsi"/>
          <w:kern w:val="0"/>
          <w:sz w:val="24"/>
          <w:szCs w:val="24"/>
        </w:rPr>
        <w:t xml:space="preserve"> </w:t>
      </w:r>
      <w:r w:rsidR="00D4647F" w:rsidRPr="00620F9C">
        <w:rPr>
          <w:rFonts w:cstheme="minorHAnsi"/>
          <w:kern w:val="0"/>
          <w:sz w:val="24"/>
          <w:szCs w:val="24"/>
        </w:rPr>
        <w:t xml:space="preserve">and implemented </w:t>
      </w:r>
      <w:r w:rsidR="00E662E8" w:rsidRPr="00620F9C">
        <w:rPr>
          <w:rFonts w:cstheme="minorHAnsi"/>
          <w:kern w:val="0"/>
          <w:sz w:val="24"/>
          <w:szCs w:val="24"/>
        </w:rPr>
        <w:t xml:space="preserve">for </w:t>
      </w:r>
      <w:r w:rsidR="00D76D0F" w:rsidRPr="00620F9C">
        <w:rPr>
          <w:rFonts w:cstheme="minorHAnsi"/>
          <w:kern w:val="0"/>
          <w:sz w:val="24"/>
          <w:szCs w:val="24"/>
        </w:rPr>
        <w:t>AB Bank PLC.</w:t>
      </w:r>
    </w:p>
    <w:p w14:paraId="18CC95D9" w14:textId="77777777" w:rsidR="0053396C" w:rsidRPr="00620F9C" w:rsidRDefault="0053396C" w:rsidP="00C136C3">
      <w:pPr>
        <w:rPr>
          <w:rFonts w:cstheme="minorHAnsi"/>
          <w:kern w:val="0"/>
          <w:sz w:val="24"/>
          <w:szCs w:val="24"/>
        </w:rPr>
      </w:pPr>
      <w:r w:rsidRPr="00620F9C">
        <w:rPr>
          <w:rFonts w:cstheme="minorHAnsi"/>
          <w:kern w:val="0"/>
          <w:sz w:val="24"/>
          <w:szCs w:val="24"/>
        </w:rPr>
        <w:t>3.2 The license shall allow unlimited internal users, reports, and data volumes.</w:t>
      </w:r>
    </w:p>
    <w:p w14:paraId="7CD619AF" w14:textId="11BED2FB" w:rsidR="0053396C" w:rsidRPr="00620F9C" w:rsidRDefault="0053396C" w:rsidP="008F4153">
      <w:pPr>
        <w:spacing w:before="480"/>
        <w:rPr>
          <w:rFonts w:cstheme="minorHAnsi"/>
          <w:kern w:val="0"/>
          <w:sz w:val="36"/>
          <w:szCs w:val="36"/>
        </w:rPr>
      </w:pPr>
      <w:r w:rsidRPr="00620F9C">
        <w:rPr>
          <w:rFonts w:cstheme="minorHAnsi"/>
          <w:kern w:val="0"/>
          <w:sz w:val="36"/>
          <w:szCs w:val="36"/>
        </w:rPr>
        <w:t>4. IMPLEMENTATION AND ACCEPTANCE</w:t>
      </w:r>
    </w:p>
    <w:p w14:paraId="3CA44D34" w14:textId="295B485C" w:rsidR="0053396C" w:rsidRPr="00620F9C" w:rsidRDefault="0053396C" w:rsidP="00C136C3">
      <w:pPr>
        <w:rPr>
          <w:rFonts w:cstheme="minorHAnsi"/>
          <w:kern w:val="0"/>
          <w:sz w:val="24"/>
          <w:szCs w:val="24"/>
        </w:rPr>
      </w:pPr>
      <w:r w:rsidRPr="00620F9C">
        <w:rPr>
          <w:rFonts w:cstheme="minorHAnsi"/>
          <w:kern w:val="0"/>
          <w:sz w:val="24"/>
          <w:szCs w:val="24"/>
        </w:rPr>
        <w:t xml:space="preserve">4.1 Implementation shall include </w:t>
      </w:r>
      <w:r w:rsidR="008C2D59">
        <w:rPr>
          <w:rFonts w:cstheme="minorHAnsi"/>
          <w:kern w:val="0"/>
          <w:sz w:val="24"/>
          <w:szCs w:val="24"/>
        </w:rPr>
        <w:t xml:space="preserve">deployment, </w:t>
      </w:r>
      <w:r w:rsidRPr="00620F9C">
        <w:rPr>
          <w:rFonts w:cstheme="minorHAnsi"/>
          <w:kern w:val="0"/>
          <w:sz w:val="24"/>
          <w:szCs w:val="24"/>
        </w:rPr>
        <w:t xml:space="preserve">configuration, integration, UAT, and </w:t>
      </w:r>
      <w:r w:rsidR="00C136C3" w:rsidRPr="00620F9C">
        <w:rPr>
          <w:rFonts w:cstheme="minorHAnsi"/>
          <w:kern w:val="0"/>
          <w:sz w:val="24"/>
          <w:szCs w:val="24"/>
        </w:rPr>
        <w:t>Go-Live</w:t>
      </w:r>
      <w:r w:rsidRPr="00620F9C">
        <w:rPr>
          <w:rFonts w:cstheme="minorHAnsi"/>
          <w:kern w:val="0"/>
          <w:sz w:val="24"/>
          <w:szCs w:val="24"/>
        </w:rPr>
        <w:t xml:space="preserve"> support.</w:t>
      </w:r>
    </w:p>
    <w:p w14:paraId="06329CD6" w14:textId="3003F17D" w:rsidR="0053396C" w:rsidRPr="00620F9C" w:rsidRDefault="0053396C" w:rsidP="00C136C3">
      <w:pPr>
        <w:rPr>
          <w:rFonts w:cstheme="minorHAnsi"/>
          <w:kern w:val="0"/>
          <w:sz w:val="24"/>
          <w:szCs w:val="24"/>
        </w:rPr>
      </w:pPr>
      <w:r w:rsidRPr="00620F9C">
        <w:rPr>
          <w:rFonts w:cstheme="minorHAnsi"/>
          <w:kern w:val="0"/>
          <w:sz w:val="24"/>
          <w:szCs w:val="24"/>
        </w:rPr>
        <w:t xml:space="preserve">4.2 Acceptance shall be deemed complete only after successful UAT sign-off by the </w:t>
      </w:r>
      <w:r w:rsidR="00D76D0F" w:rsidRPr="00620F9C">
        <w:rPr>
          <w:rFonts w:cstheme="minorHAnsi"/>
          <w:kern w:val="0"/>
          <w:sz w:val="24"/>
          <w:szCs w:val="24"/>
        </w:rPr>
        <w:t>Client</w:t>
      </w:r>
      <w:r w:rsidRPr="00620F9C">
        <w:rPr>
          <w:rFonts w:cstheme="minorHAnsi"/>
          <w:kern w:val="0"/>
          <w:sz w:val="24"/>
          <w:szCs w:val="24"/>
        </w:rPr>
        <w:t>.</w:t>
      </w:r>
    </w:p>
    <w:p w14:paraId="5EB76228" w14:textId="6EA3D9E6" w:rsidR="0053396C" w:rsidRPr="00620F9C" w:rsidRDefault="0053396C" w:rsidP="00C136C3">
      <w:pPr>
        <w:rPr>
          <w:rFonts w:cstheme="minorHAnsi"/>
          <w:kern w:val="0"/>
          <w:sz w:val="24"/>
          <w:szCs w:val="24"/>
        </w:rPr>
      </w:pPr>
      <w:r w:rsidRPr="00620F9C">
        <w:rPr>
          <w:rFonts w:cstheme="minorHAnsi"/>
          <w:kern w:val="0"/>
          <w:sz w:val="24"/>
          <w:szCs w:val="24"/>
        </w:rPr>
        <w:t>4.3 Any deficiencies identified during UAT shall be rectified at no additional cost.</w:t>
      </w:r>
    </w:p>
    <w:p w14:paraId="0BEA34D0" w14:textId="1E2A3ABD" w:rsidR="0041321F" w:rsidRPr="00620F9C" w:rsidRDefault="0041321F" w:rsidP="0041321F">
      <w:pPr>
        <w:pStyle w:val="NormalWeb"/>
        <w:rPr>
          <w:rFonts w:asciiTheme="minorHAnsi" w:hAnsiTheme="minorHAnsi" w:cstheme="minorHAnsi"/>
        </w:rPr>
      </w:pPr>
      <w:r w:rsidRPr="00620F9C">
        <w:rPr>
          <w:rFonts w:asciiTheme="minorHAnsi" w:hAnsiTheme="minorHAnsi" w:cstheme="minorHAnsi"/>
        </w:rPr>
        <w:t xml:space="preserve">4.4 </w:t>
      </w:r>
      <w:r w:rsidRPr="00620F9C">
        <w:rPr>
          <w:rFonts w:asciiTheme="minorHAnsi" w:hAnsiTheme="minorHAnsi" w:cstheme="minorHAnsi"/>
          <w:b/>
          <w:bCs/>
        </w:rPr>
        <w:t>SOFTWARE WARRANTY</w:t>
      </w:r>
    </w:p>
    <w:p w14:paraId="32F8B840" w14:textId="77777777" w:rsidR="0041321F" w:rsidRPr="00620F9C" w:rsidRDefault="0041321F" w:rsidP="0041321F">
      <w:pPr>
        <w:spacing w:beforeAutospacing="1" w:after="100" w:afterAutospacing="1" w:line="240" w:lineRule="auto"/>
        <w:jc w:val="both"/>
        <w:rPr>
          <w:rFonts w:eastAsia="Times New Roman" w:cstheme="minorHAnsi"/>
          <w:kern w:val="0"/>
          <w:sz w:val="24"/>
          <w:szCs w:val="24"/>
          <w14:ligatures w14:val="none"/>
        </w:rPr>
      </w:pPr>
      <w:r w:rsidRPr="00620F9C">
        <w:rPr>
          <w:rFonts w:eastAsia="Times New Roman" w:cstheme="minorHAnsi"/>
          <w:bCs/>
          <w:kern w:val="0"/>
          <w:sz w:val="24"/>
          <w:szCs w:val="24"/>
          <w14:ligatures w14:val="none"/>
        </w:rPr>
        <w:t>The Company hereby warrants that for a period of at least one hundred and twenty (120) days from the date of Go-Live and/or final acceptance by the Client (whichever is later), the Software shall operate materially in accordance with the Statement of Work, agreed specifications, and applicable regulatory requirements. During the warranty period, the Company shall, at its own cost and expense, promptly correct any defects, errors, deficiencies, bugs, security vulnerabilities, or non-conformities identified in the Software, including those affecting regulatory reporting accuracy, system performance, data integrity, or compliance.</w:t>
      </w:r>
    </w:p>
    <w:p w14:paraId="0AC13AEE" w14:textId="77777777" w:rsidR="0041321F" w:rsidRPr="00620F9C" w:rsidRDefault="0041321F" w:rsidP="0041321F">
      <w:pPr>
        <w:spacing w:before="100" w:beforeAutospacing="1" w:after="100" w:afterAutospacing="1" w:line="240" w:lineRule="auto"/>
        <w:jc w:val="both"/>
        <w:rPr>
          <w:rFonts w:eastAsia="Times New Roman" w:cstheme="minorHAnsi"/>
          <w:kern w:val="0"/>
          <w:sz w:val="24"/>
          <w:szCs w:val="24"/>
          <w14:ligatures w14:val="none"/>
        </w:rPr>
      </w:pPr>
      <w:r w:rsidRPr="00620F9C">
        <w:rPr>
          <w:rFonts w:eastAsia="Times New Roman" w:cstheme="minorHAnsi"/>
          <w:bCs/>
          <w:kern w:val="0"/>
          <w:sz w:val="24"/>
          <w:szCs w:val="24"/>
          <w14:ligatures w14:val="none"/>
        </w:rPr>
        <w:t>The warranty obligations under this Clause shall be in addition to, and not in limitation of, the Company’s obligations under regulatory compliance, service levels, indemnity, and maintenance and support provisions of this Agreement.</w:t>
      </w:r>
    </w:p>
    <w:p w14:paraId="1DF1A5D2" w14:textId="141580DF" w:rsidR="0053396C" w:rsidRPr="00620F9C" w:rsidRDefault="0053396C" w:rsidP="008F4153">
      <w:pPr>
        <w:spacing w:before="480"/>
        <w:rPr>
          <w:rFonts w:cstheme="minorHAnsi"/>
          <w:kern w:val="0"/>
          <w:sz w:val="36"/>
          <w:szCs w:val="36"/>
        </w:rPr>
      </w:pPr>
      <w:r w:rsidRPr="00620F9C">
        <w:rPr>
          <w:rFonts w:cstheme="minorHAnsi"/>
          <w:kern w:val="0"/>
          <w:sz w:val="36"/>
          <w:szCs w:val="36"/>
        </w:rPr>
        <w:lastRenderedPageBreak/>
        <w:t>5. REGULATORY COMPLIANCE AND CHANGE OBLIGATION</w:t>
      </w:r>
    </w:p>
    <w:p w14:paraId="5A7338F0" w14:textId="0B5F3439" w:rsidR="0053396C" w:rsidRPr="00620F9C" w:rsidRDefault="0053396C" w:rsidP="00D66BA8">
      <w:pPr>
        <w:jc w:val="both"/>
        <w:rPr>
          <w:rFonts w:cstheme="minorHAnsi"/>
          <w:kern w:val="0"/>
          <w:sz w:val="24"/>
          <w:szCs w:val="24"/>
        </w:rPr>
      </w:pPr>
      <w:r w:rsidRPr="00620F9C">
        <w:rPr>
          <w:rFonts w:cstheme="minorHAnsi"/>
          <w:kern w:val="0"/>
          <w:sz w:val="24"/>
          <w:szCs w:val="24"/>
        </w:rPr>
        <w:t xml:space="preserve">5.1 The </w:t>
      </w:r>
      <w:r w:rsidR="00AE173D" w:rsidRPr="00620F9C">
        <w:rPr>
          <w:rFonts w:cstheme="minorHAnsi"/>
          <w:kern w:val="0"/>
          <w:sz w:val="24"/>
          <w:szCs w:val="24"/>
        </w:rPr>
        <w:t>Company</w:t>
      </w:r>
      <w:r w:rsidRPr="00620F9C">
        <w:rPr>
          <w:rFonts w:cstheme="minorHAnsi"/>
          <w:kern w:val="0"/>
          <w:sz w:val="24"/>
          <w:szCs w:val="24"/>
        </w:rPr>
        <w:t xml:space="preserve"> shall proactively track Bangladesh</w:t>
      </w:r>
      <w:r w:rsidR="008D13F1" w:rsidRPr="00620F9C">
        <w:rPr>
          <w:rFonts w:cstheme="minorHAnsi"/>
          <w:kern w:val="0"/>
          <w:sz w:val="24"/>
          <w:szCs w:val="24"/>
        </w:rPr>
        <w:t xml:space="preserve"> Bank, </w:t>
      </w:r>
      <w:r w:rsidR="00176E5D" w:rsidRPr="00620F9C">
        <w:rPr>
          <w:rFonts w:cstheme="minorHAnsi"/>
          <w:kern w:val="0"/>
          <w:sz w:val="24"/>
          <w:szCs w:val="24"/>
        </w:rPr>
        <w:t>BFIU and</w:t>
      </w:r>
      <w:r w:rsidR="008D13F1" w:rsidRPr="00620F9C">
        <w:rPr>
          <w:rFonts w:cstheme="minorHAnsi"/>
          <w:kern w:val="0"/>
          <w:sz w:val="24"/>
          <w:szCs w:val="24"/>
        </w:rPr>
        <w:t xml:space="preserve"> </w:t>
      </w:r>
      <w:r w:rsidR="00176E5D" w:rsidRPr="00620F9C">
        <w:rPr>
          <w:rFonts w:cstheme="minorHAnsi"/>
          <w:kern w:val="0"/>
          <w:sz w:val="24"/>
          <w:szCs w:val="24"/>
        </w:rPr>
        <w:t>other applicable</w:t>
      </w:r>
      <w:r w:rsidR="008D13F1" w:rsidRPr="00620F9C">
        <w:rPr>
          <w:rFonts w:cstheme="minorHAnsi"/>
          <w:kern w:val="0"/>
          <w:sz w:val="24"/>
          <w:szCs w:val="24"/>
        </w:rPr>
        <w:t xml:space="preserve"> regulatory </w:t>
      </w:r>
      <w:r w:rsidRPr="00620F9C">
        <w:rPr>
          <w:rFonts w:cstheme="minorHAnsi"/>
          <w:kern w:val="0"/>
          <w:sz w:val="24"/>
          <w:szCs w:val="24"/>
        </w:rPr>
        <w:t>circulars and guidelines.</w:t>
      </w:r>
    </w:p>
    <w:p w14:paraId="115C2C40" w14:textId="0DA05EB1" w:rsidR="0053396C" w:rsidRPr="00620F9C" w:rsidRDefault="0053396C" w:rsidP="00D66BA8">
      <w:pPr>
        <w:jc w:val="both"/>
        <w:rPr>
          <w:rFonts w:cstheme="minorHAnsi"/>
          <w:kern w:val="0"/>
          <w:sz w:val="24"/>
          <w:szCs w:val="24"/>
        </w:rPr>
      </w:pPr>
      <w:r w:rsidRPr="00620F9C">
        <w:rPr>
          <w:rFonts w:cstheme="minorHAnsi"/>
          <w:kern w:val="0"/>
          <w:sz w:val="24"/>
          <w:szCs w:val="24"/>
        </w:rPr>
        <w:t xml:space="preserve">5.2 All regulatory changes, </w:t>
      </w:r>
      <w:r w:rsidRPr="00620F9C">
        <w:rPr>
          <w:rFonts w:cstheme="minorHAnsi"/>
          <w:kern w:val="0"/>
          <w:sz w:val="24"/>
          <w:szCs w:val="24"/>
          <w:highlight w:val="yellow"/>
        </w:rPr>
        <w:t>new reports</w:t>
      </w:r>
      <w:r w:rsidRPr="00620F9C">
        <w:rPr>
          <w:rFonts w:cstheme="minorHAnsi"/>
          <w:kern w:val="0"/>
          <w:sz w:val="24"/>
          <w:szCs w:val="24"/>
        </w:rPr>
        <w:t>, amendments, validation rules, and submission formats shall be implemented without additional license or development cost</w:t>
      </w:r>
      <w:r w:rsidR="00272F13" w:rsidRPr="00620F9C">
        <w:rPr>
          <w:rFonts w:cstheme="minorHAnsi"/>
          <w:kern w:val="0"/>
          <w:sz w:val="24"/>
          <w:szCs w:val="24"/>
        </w:rPr>
        <w:t xml:space="preserve"> </w:t>
      </w:r>
      <w:r w:rsidR="00272F13" w:rsidRPr="00620F9C">
        <w:rPr>
          <w:rFonts w:cstheme="minorHAnsi"/>
          <w:color w:val="FF0000"/>
          <w:kern w:val="0"/>
          <w:sz w:val="24"/>
          <w:szCs w:val="24"/>
        </w:rPr>
        <w:t>within the delivered reports</w:t>
      </w:r>
      <w:r w:rsidRPr="00620F9C">
        <w:rPr>
          <w:rFonts w:cstheme="minorHAnsi"/>
          <w:kern w:val="0"/>
          <w:sz w:val="24"/>
          <w:szCs w:val="24"/>
        </w:rPr>
        <w:t>.</w:t>
      </w:r>
    </w:p>
    <w:p w14:paraId="181A5DA8" w14:textId="77777777" w:rsidR="0053396C" w:rsidRPr="00620F9C" w:rsidRDefault="0053396C" w:rsidP="00D66BA8">
      <w:pPr>
        <w:jc w:val="both"/>
        <w:rPr>
          <w:rFonts w:cstheme="minorHAnsi"/>
          <w:kern w:val="0"/>
          <w:sz w:val="24"/>
          <w:szCs w:val="24"/>
        </w:rPr>
      </w:pPr>
      <w:r w:rsidRPr="00620F9C">
        <w:rPr>
          <w:rFonts w:cstheme="minorHAnsi"/>
          <w:kern w:val="0"/>
          <w:sz w:val="24"/>
          <w:szCs w:val="24"/>
        </w:rPr>
        <w:t>5.3 Changes shall be delivered within regulator-prescribed timelines or within 30 days, whichever is earlier.</w:t>
      </w:r>
    </w:p>
    <w:p w14:paraId="4687B7AB" w14:textId="0243CF89" w:rsidR="0053396C" w:rsidRPr="00620F9C" w:rsidRDefault="0053396C" w:rsidP="00D66BA8">
      <w:pPr>
        <w:jc w:val="both"/>
        <w:rPr>
          <w:rFonts w:cstheme="minorHAnsi"/>
          <w:kern w:val="0"/>
          <w:sz w:val="24"/>
          <w:szCs w:val="24"/>
        </w:rPr>
      </w:pPr>
      <w:r w:rsidRPr="00620F9C">
        <w:rPr>
          <w:rFonts w:cstheme="minorHAnsi"/>
          <w:kern w:val="0"/>
          <w:sz w:val="24"/>
          <w:szCs w:val="24"/>
        </w:rPr>
        <w:t xml:space="preserve">5.4 Any regulatory penalty imposed due to system limitation, incorrect logic, or delayed implementation attributable to the </w:t>
      </w:r>
      <w:r w:rsidR="00AE173D" w:rsidRPr="00620F9C">
        <w:rPr>
          <w:rFonts w:cstheme="minorHAnsi"/>
          <w:kern w:val="0"/>
          <w:sz w:val="24"/>
          <w:szCs w:val="24"/>
        </w:rPr>
        <w:t>Company</w:t>
      </w:r>
      <w:r w:rsidRPr="00620F9C">
        <w:rPr>
          <w:rFonts w:cstheme="minorHAnsi"/>
          <w:kern w:val="0"/>
          <w:sz w:val="24"/>
          <w:szCs w:val="24"/>
        </w:rPr>
        <w:t xml:space="preserve"> shall be indemnified by the </w:t>
      </w:r>
      <w:r w:rsidR="00AE173D" w:rsidRPr="00620F9C">
        <w:rPr>
          <w:rFonts w:cstheme="minorHAnsi"/>
          <w:kern w:val="0"/>
          <w:sz w:val="24"/>
          <w:szCs w:val="24"/>
        </w:rPr>
        <w:t>Company</w:t>
      </w:r>
      <w:r w:rsidRPr="00620F9C">
        <w:rPr>
          <w:rFonts w:cstheme="minorHAnsi"/>
          <w:kern w:val="0"/>
          <w:sz w:val="24"/>
          <w:szCs w:val="24"/>
        </w:rPr>
        <w:t>.</w:t>
      </w:r>
    </w:p>
    <w:p w14:paraId="4E6097D6" w14:textId="77777777" w:rsidR="00191507" w:rsidRPr="00620F9C" w:rsidRDefault="00191507" w:rsidP="00A83657">
      <w:pPr>
        <w:jc w:val="both"/>
        <w:rPr>
          <w:rFonts w:cstheme="minorHAnsi"/>
          <w:kern w:val="0"/>
          <w:sz w:val="36"/>
          <w:szCs w:val="36"/>
        </w:rPr>
      </w:pPr>
    </w:p>
    <w:p w14:paraId="673CD27F" w14:textId="630A4EC6" w:rsidR="00AB54A1" w:rsidRPr="00620F9C" w:rsidRDefault="00AB54A1" w:rsidP="00AB54A1">
      <w:pPr>
        <w:jc w:val="both"/>
        <w:rPr>
          <w:rFonts w:cstheme="minorHAnsi"/>
          <w:kern w:val="0"/>
          <w:sz w:val="36"/>
          <w:szCs w:val="36"/>
        </w:rPr>
      </w:pPr>
      <w:r w:rsidRPr="00620F9C">
        <w:rPr>
          <w:rFonts w:cstheme="minorHAnsi"/>
          <w:kern w:val="0"/>
          <w:sz w:val="36"/>
          <w:szCs w:val="36"/>
        </w:rPr>
        <w:t xml:space="preserve">6. </w:t>
      </w:r>
      <w:r w:rsidR="006B268B" w:rsidRPr="00620F9C">
        <w:rPr>
          <w:rFonts w:cstheme="minorHAnsi"/>
          <w:kern w:val="0"/>
          <w:sz w:val="36"/>
          <w:szCs w:val="36"/>
        </w:rPr>
        <w:t xml:space="preserve">IMPLEMENTATION </w:t>
      </w:r>
      <w:r w:rsidRPr="00620F9C">
        <w:rPr>
          <w:rFonts w:cstheme="minorHAnsi"/>
          <w:kern w:val="0"/>
          <w:sz w:val="36"/>
          <w:szCs w:val="36"/>
        </w:rPr>
        <w:t xml:space="preserve">SERVICE FEE </w:t>
      </w:r>
    </w:p>
    <w:p w14:paraId="26AEA508" w14:textId="755FA7CE" w:rsidR="00F16605" w:rsidRPr="00620F9C" w:rsidRDefault="00F16605" w:rsidP="00F16605">
      <w:pPr>
        <w:tabs>
          <w:tab w:val="left" w:pos="1418"/>
          <w:tab w:val="left" w:pos="3402"/>
          <w:tab w:val="left" w:pos="5103"/>
        </w:tabs>
        <w:rPr>
          <w:rFonts w:cstheme="minorHAnsi"/>
          <w:bCs/>
        </w:rPr>
      </w:pPr>
      <w:r w:rsidRPr="00620F9C">
        <w:rPr>
          <w:rFonts w:cstheme="minorHAnsi"/>
          <w:bCs/>
        </w:rPr>
        <w:t>The Client shall pay to the Company the fixed price fee of BDT 8,000,000 (Bangladeshi Taka Eighty Lakh only)</w:t>
      </w:r>
      <w:r w:rsidR="00530C13">
        <w:rPr>
          <w:rFonts w:cstheme="minorHAnsi"/>
          <w:bCs/>
        </w:rPr>
        <w:t xml:space="preserve"> </w:t>
      </w:r>
      <w:r w:rsidR="00530C13" w:rsidRPr="00530C13">
        <w:rPr>
          <w:rFonts w:cstheme="minorHAnsi"/>
          <w:bCs/>
          <w:highlight w:val="yellow"/>
        </w:rPr>
        <w:t>excluding applicable VAT</w:t>
      </w:r>
      <w:r w:rsidRPr="00620F9C">
        <w:rPr>
          <w:rFonts w:cstheme="minorHAnsi"/>
          <w:bCs/>
        </w:rPr>
        <w:t xml:space="preserve"> according to the following payment plan: </w:t>
      </w:r>
    </w:p>
    <w:tbl>
      <w:tblPr>
        <w:tblW w:w="8995" w:type="dxa"/>
        <w:tblLook w:val="04A0" w:firstRow="1" w:lastRow="0" w:firstColumn="1" w:lastColumn="0" w:noHBand="0" w:noVBand="1"/>
      </w:tblPr>
      <w:tblGrid>
        <w:gridCol w:w="440"/>
        <w:gridCol w:w="7025"/>
        <w:gridCol w:w="1530"/>
      </w:tblGrid>
      <w:tr w:rsidR="00F16605" w:rsidRPr="00620F9C" w14:paraId="2BC15809" w14:textId="77777777" w:rsidTr="00877374">
        <w:trPr>
          <w:trHeight w:val="300"/>
        </w:trPr>
        <w:tc>
          <w:tcPr>
            <w:tcW w:w="440" w:type="dxa"/>
            <w:tcBorders>
              <w:top w:val="single" w:sz="4" w:space="0" w:color="auto"/>
              <w:left w:val="single" w:sz="4" w:space="0" w:color="auto"/>
              <w:bottom w:val="single" w:sz="4" w:space="0" w:color="auto"/>
              <w:right w:val="single" w:sz="4" w:space="0" w:color="auto"/>
            </w:tcBorders>
            <w:shd w:val="clear" w:color="000000" w:fill="EDEDED"/>
            <w:noWrap/>
            <w:vAlign w:val="center"/>
            <w:hideMark/>
          </w:tcPr>
          <w:p w14:paraId="14FDE014" w14:textId="77777777" w:rsidR="00F16605" w:rsidRPr="00620F9C" w:rsidRDefault="00F16605" w:rsidP="00877374">
            <w:pPr>
              <w:spacing w:after="0" w:line="240" w:lineRule="auto"/>
              <w:jc w:val="center"/>
              <w:rPr>
                <w:rFonts w:eastAsia="Times New Roman" w:cstheme="minorHAnsi"/>
                <w:b/>
                <w:bCs/>
                <w:kern w:val="0"/>
                <w:sz w:val="20"/>
                <w:szCs w:val="20"/>
                <w14:ligatures w14:val="none"/>
              </w:rPr>
            </w:pPr>
            <w:r w:rsidRPr="00620F9C">
              <w:rPr>
                <w:rFonts w:eastAsia="Times New Roman" w:cstheme="minorHAnsi"/>
                <w:b/>
                <w:bCs/>
                <w:kern w:val="0"/>
                <w:sz w:val="20"/>
                <w:szCs w:val="20"/>
                <w14:ligatures w14:val="none"/>
              </w:rPr>
              <w:t>SL</w:t>
            </w:r>
          </w:p>
        </w:tc>
        <w:tc>
          <w:tcPr>
            <w:tcW w:w="7025" w:type="dxa"/>
            <w:tcBorders>
              <w:top w:val="single" w:sz="4" w:space="0" w:color="auto"/>
              <w:left w:val="nil"/>
              <w:bottom w:val="single" w:sz="4" w:space="0" w:color="auto"/>
              <w:right w:val="single" w:sz="4" w:space="0" w:color="auto"/>
            </w:tcBorders>
            <w:shd w:val="clear" w:color="000000" w:fill="EDEDED"/>
            <w:noWrap/>
            <w:vAlign w:val="center"/>
            <w:hideMark/>
          </w:tcPr>
          <w:p w14:paraId="6A8A0D45" w14:textId="77777777" w:rsidR="00F16605" w:rsidRPr="00620F9C" w:rsidRDefault="00F16605" w:rsidP="00877374">
            <w:pPr>
              <w:spacing w:after="0" w:line="240" w:lineRule="auto"/>
              <w:rPr>
                <w:rFonts w:eastAsia="Times New Roman" w:cstheme="minorHAnsi"/>
                <w:b/>
                <w:bCs/>
                <w:kern w:val="0"/>
                <w:sz w:val="20"/>
                <w:szCs w:val="20"/>
                <w14:ligatures w14:val="none"/>
              </w:rPr>
            </w:pPr>
            <w:r w:rsidRPr="00620F9C">
              <w:rPr>
                <w:rFonts w:eastAsia="Times New Roman" w:cstheme="minorHAnsi"/>
                <w:b/>
                <w:bCs/>
                <w:kern w:val="0"/>
                <w:sz w:val="20"/>
                <w:szCs w:val="20"/>
                <w14:ligatures w14:val="none"/>
              </w:rPr>
              <w:t>Payment Milestones</w:t>
            </w:r>
          </w:p>
        </w:tc>
        <w:tc>
          <w:tcPr>
            <w:tcW w:w="1530" w:type="dxa"/>
            <w:tcBorders>
              <w:top w:val="single" w:sz="4" w:space="0" w:color="auto"/>
              <w:left w:val="nil"/>
              <w:bottom w:val="single" w:sz="4" w:space="0" w:color="auto"/>
              <w:right w:val="single" w:sz="4" w:space="0" w:color="auto"/>
            </w:tcBorders>
            <w:shd w:val="clear" w:color="000000" w:fill="EDEDED"/>
            <w:noWrap/>
            <w:vAlign w:val="center"/>
            <w:hideMark/>
          </w:tcPr>
          <w:p w14:paraId="4D2BFE23" w14:textId="77777777" w:rsidR="00F16605" w:rsidRPr="00620F9C" w:rsidRDefault="00F16605" w:rsidP="00877374">
            <w:pPr>
              <w:spacing w:after="0" w:line="240" w:lineRule="auto"/>
              <w:jc w:val="center"/>
              <w:rPr>
                <w:rFonts w:eastAsia="Times New Roman" w:cstheme="minorHAnsi"/>
                <w:b/>
                <w:bCs/>
                <w:kern w:val="0"/>
                <w:sz w:val="20"/>
                <w:szCs w:val="20"/>
                <w14:ligatures w14:val="none"/>
              </w:rPr>
            </w:pPr>
            <w:r w:rsidRPr="00620F9C">
              <w:rPr>
                <w:rFonts w:eastAsia="Times New Roman" w:cstheme="minorHAnsi"/>
                <w:b/>
                <w:bCs/>
                <w:kern w:val="0"/>
                <w:sz w:val="20"/>
                <w:szCs w:val="20"/>
                <w14:ligatures w14:val="none"/>
              </w:rPr>
              <w:t>Amount</w:t>
            </w:r>
          </w:p>
        </w:tc>
      </w:tr>
      <w:tr w:rsidR="00F16605" w:rsidRPr="00620F9C" w14:paraId="4E547186"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335B2A83"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w:t>
            </w:r>
          </w:p>
        </w:tc>
        <w:tc>
          <w:tcPr>
            <w:tcW w:w="7025" w:type="dxa"/>
            <w:tcBorders>
              <w:top w:val="nil"/>
              <w:left w:val="nil"/>
              <w:bottom w:val="single" w:sz="4" w:space="0" w:color="auto"/>
              <w:right w:val="single" w:sz="4" w:space="0" w:color="auto"/>
            </w:tcBorders>
            <w:noWrap/>
            <w:vAlign w:val="center"/>
            <w:hideMark/>
          </w:tcPr>
          <w:p w14:paraId="4B7AA3E1"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Project Kick-off and Signing Ceremony</w:t>
            </w:r>
          </w:p>
        </w:tc>
        <w:tc>
          <w:tcPr>
            <w:tcW w:w="1530" w:type="dxa"/>
            <w:tcBorders>
              <w:top w:val="nil"/>
              <w:left w:val="nil"/>
              <w:bottom w:val="single" w:sz="4" w:space="0" w:color="auto"/>
              <w:right w:val="single" w:sz="4" w:space="0" w:color="auto"/>
            </w:tcBorders>
            <w:noWrap/>
            <w:vAlign w:val="center"/>
            <w:hideMark/>
          </w:tcPr>
          <w:p w14:paraId="3AEDC2BC"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500,000</w:t>
            </w:r>
          </w:p>
        </w:tc>
      </w:tr>
      <w:tr w:rsidR="00F16605" w:rsidRPr="00620F9C" w14:paraId="643AF351"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894099C"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w:t>
            </w:r>
          </w:p>
        </w:tc>
        <w:tc>
          <w:tcPr>
            <w:tcW w:w="7025" w:type="dxa"/>
            <w:tcBorders>
              <w:top w:val="nil"/>
              <w:left w:val="nil"/>
              <w:bottom w:val="single" w:sz="4" w:space="0" w:color="auto"/>
              <w:right w:val="single" w:sz="4" w:space="0" w:color="auto"/>
            </w:tcBorders>
            <w:noWrap/>
            <w:vAlign w:val="center"/>
            <w:hideMark/>
          </w:tcPr>
          <w:p w14:paraId="024156AE"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 xml:space="preserve">Scope Finalization and detailed Workshop. </w:t>
            </w:r>
          </w:p>
        </w:tc>
        <w:tc>
          <w:tcPr>
            <w:tcW w:w="1530" w:type="dxa"/>
            <w:tcBorders>
              <w:top w:val="nil"/>
              <w:left w:val="nil"/>
              <w:bottom w:val="single" w:sz="4" w:space="0" w:color="auto"/>
              <w:right w:val="single" w:sz="4" w:space="0" w:color="auto"/>
            </w:tcBorders>
            <w:noWrap/>
            <w:vAlign w:val="center"/>
            <w:hideMark/>
          </w:tcPr>
          <w:p w14:paraId="1FA6FCBF"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2C39061C"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449569A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w:t>
            </w:r>
          </w:p>
        </w:tc>
        <w:tc>
          <w:tcPr>
            <w:tcW w:w="7025" w:type="dxa"/>
            <w:tcBorders>
              <w:top w:val="nil"/>
              <w:left w:val="nil"/>
              <w:bottom w:val="single" w:sz="4" w:space="0" w:color="auto"/>
              <w:right w:val="single" w:sz="4" w:space="0" w:color="auto"/>
            </w:tcBorders>
            <w:noWrap/>
            <w:vAlign w:val="center"/>
            <w:hideMark/>
          </w:tcPr>
          <w:p w14:paraId="330315D8" w14:textId="5AEDDBE4"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Environmental Readiness (Servers, DB access,)</w:t>
            </w:r>
          </w:p>
        </w:tc>
        <w:tc>
          <w:tcPr>
            <w:tcW w:w="1530" w:type="dxa"/>
            <w:tcBorders>
              <w:top w:val="nil"/>
              <w:left w:val="nil"/>
              <w:bottom w:val="single" w:sz="4" w:space="0" w:color="auto"/>
              <w:right w:val="single" w:sz="4" w:space="0" w:color="auto"/>
            </w:tcBorders>
            <w:noWrap/>
            <w:vAlign w:val="center"/>
            <w:hideMark/>
          </w:tcPr>
          <w:p w14:paraId="1869C1B5" w14:textId="3B899BCE" w:rsidR="00F16605" w:rsidRPr="00620F9C" w:rsidRDefault="00176E5D"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w:t>
            </w:r>
            <w:r w:rsidR="00F16605" w:rsidRPr="00620F9C">
              <w:rPr>
                <w:rFonts w:eastAsia="Times New Roman" w:cstheme="minorHAnsi"/>
                <w:color w:val="000000"/>
                <w:kern w:val="0"/>
                <w:sz w:val="20"/>
                <w:szCs w:val="20"/>
                <w14:ligatures w14:val="none"/>
              </w:rPr>
              <w:t>00,000</w:t>
            </w:r>
          </w:p>
        </w:tc>
      </w:tr>
      <w:tr w:rsidR="00F16605" w:rsidRPr="00620F9C" w14:paraId="5FCDD39C"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22AC3358"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4</w:t>
            </w:r>
          </w:p>
        </w:tc>
        <w:tc>
          <w:tcPr>
            <w:tcW w:w="7025" w:type="dxa"/>
            <w:tcBorders>
              <w:top w:val="nil"/>
              <w:left w:val="nil"/>
              <w:bottom w:val="single" w:sz="4" w:space="0" w:color="auto"/>
              <w:right w:val="single" w:sz="4" w:space="0" w:color="auto"/>
            </w:tcBorders>
            <w:noWrap/>
            <w:vAlign w:val="center"/>
            <w:hideMark/>
          </w:tcPr>
          <w:p w14:paraId="433A8246"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CIB Report</w:t>
            </w:r>
          </w:p>
        </w:tc>
        <w:tc>
          <w:tcPr>
            <w:tcW w:w="1530" w:type="dxa"/>
            <w:tcBorders>
              <w:top w:val="nil"/>
              <w:left w:val="nil"/>
              <w:bottom w:val="single" w:sz="4" w:space="0" w:color="auto"/>
              <w:right w:val="single" w:sz="4" w:space="0" w:color="auto"/>
            </w:tcBorders>
            <w:noWrap/>
            <w:vAlign w:val="center"/>
            <w:hideMark/>
          </w:tcPr>
          <w:p w14:paraId="36A47FF6"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3C079E71"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763C004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5</w:t>
            </w:r>
          </w:p>
        </w:tc>
        <w:tc>
          <w:tcPr>
            <w:tcW w:w="7025" w:type="dxa"/>
            <w:tcBorders>
              <w:top w:val="nil"/>
              <w:left w:val="nil"/>
              <w:bottom w:val="single" w:sz="4" w:space="0" w:color="auto"/>
              <w:right w:val="single" w:sz="4" w:space="0" w:color="auto"/>
            </w:tcBorders>
            <w:noWrap/>
            <w:vAlign w:val="center"/>
            <w:hideMark/>
          </w:tcPr>
          <w:p w14:paraId="76E49B1B"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Sign-0ff for CIB Reports</w:t>
            </w:r>
          </w:p>
        </w:tc>
        <w:tc>
          <w:tcPr>
            <w:tcW w:w="1530" w:type="dxa"/>
            <w:tcBorders>
              <w:top w:val="nil"/>
              <w:left w:val="nil"/>
              <w:bottom w:val="single" w:sz="4" w:space="0" w:color="auto"/>
              <w:right w:val="single" w:sz="4" w:space="0" w:color="auto"/>
            </w:tcBorders>
            <w:noWrap/>
            <w:vAlign w:val="center"/>
            <w:hideMark/>
          </w:tcPr>
          <w:p w14:paraId="3B1F54D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180,000</w:t>
            </w:r>
          </w:p>
        </w:tc>
      </w:tr>
      <w:tr w:rsidR="00F16605" w:rsidRPr="00620F9C" w14:paraId="1522D3D3"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0B562E1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6</w:t>
            </w:r>
          </w:p>
        </w:tc>
        <w:tc>
          <w:tcPr>
            <w:tcW w:w="7025" w:type="dxa"/>
            <w:tcBorders>
              <w:top w:val="nil"/>
              <w:left w:val="nil"/>
              <w:bottom w:val="single" w:sz="4" w:space="0" w:color="auto"/>
              <w:right w:val="single" w:sz="4" w:space="0" w:color="auto"/>
            </w:tcBorders>
            <w:noWrap/>
            <w:vAlign w:val="center"/>
            <w:hideMark/>
          </w:tcPr>
          <w:p w14:paraId="043213ED"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CIB Reports</w:t>
            </w:r>
          </w:p>
        </w:tc>
        <w:tc>
          <w:tcPr>
            <w:tcW w:w="1530" w:type="dxa"/>
            <w:tcBorders>
              <w:top w:val="nil"/>
              <w:left w:val="nil"/>
              <w:bottom w:val="single" w:sz="4" w:space="0" w:color="auto"/>
              <w:right w:val="single" w:sz="4" w:space="0" w:color="auto"/>
            </w:tcBorders>
            <w:noWrap/>
            <w:vAlign w:val="center"/>
            <w:hideMark/>
          </w:tcPr>
          <w:p w14:paraId="10332518"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300,000</w:t>
            </w:r>
          </w:p>
        </w:tc>
      </w:tr>
      <w:tr w:rsidR="00F16605" w:rsidRPr="00620F9C" w14:paraId="1CD0D3D4"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742511C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7</w:t>
            </w:r>
          </w:p>
        </w:tc>
        <w:tc>
          <w:tcPr>
            <w:tcW w:w="7025" w:type="dxa"/>
            <w:tcBorders>
              <w:top w:val="nil"/>
              <w:left w:val="nil"/>
              <w:bottom w:val="single" w:sz="4" w:space="0" w:color="auto"/>
              <w:right w:val="single" w:sz="4" w:space="0" w:color="auto"/>
            </w:tcBorders>
            <w:noWrap/>
            <w:vAlign w:val="center"/>
            <w:hideMark/>
          </w:tcPr>
          <w:p w14:paraId="4D27EE1D"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CL Reports</w:t>
            </w:r>
          </w:p>
        </w:tc>
        <w:tc>
          <w:tcPr>
            <w:tcW w:w="1530" w:type="dxa"/>
            <w:tcBorders>
              <w:top w:val="nil"/>
              <w:left w:val="nil"/>
              <w:bottom w:val="single" w:sz="4" w:space="0" w:color="auto"/>
              <w:right w:val="single" w:sz="4" w:space="0" w:color="auto"/>
            </w:tcBorders>
            <w:noWrap/>
            <w:vAlign w:val="center"/>
            <w:hideMark/>
          </w:tcPr>
          <w:p w14:paraId="0FE69AE4"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62E54AB8"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25B2BEF"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8</w:t>
            </w:r>
          </w:p>
        </w:tc>
        <w:tc>
          <w:tcPr>
            <w:tcW w:w="7025" w:type="dxa"/>
            <w:tcBorders>
              <w:top w:val="nil"/>
              <w:left w:val="nil"/>
              <w:bottom w:val="single" w:sz="4" w:space="0" w:color="auto"/>
              <w:right w:val="single" w:sz="4" w:space="0" w:color="auto"/>
            </w:tcBorders>
            <w:noWrap/>
            <w:vAlign w:val="center"/>
            <w:hideMark/>
          </w:tcPr>
          <w:p w14:paraId="4EB120FA"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CL Reports</w:t>
            </w:r>
          </w:p>
        </w:tc>
        <w:tc>
          <w:tcPr>
            <w:tcW w:w="1530" w:type="dxa"/>
            <w:tcBorders>
              <w:top w:val="nil"/>
              <w:left w:val="nil"/>
              <w:bottom w:val="single" w:sz="4" w:space="0" w:color="auto"/>
              <w:right w:val="single" w:sz="4" w:space="0" w:color="auto"/>
            </w:tcBorders>
            <w:noWrap/>
            <w:vAlign w:val="center"/>
            <w:hideMark/>
          </w:tcPr>
          <w:p w14:paraId="7C4AF6A6"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180,000</w:t>
            </w:r>
          </w:p>
        </w:tc>
      </w:tr>
      <w:tr w:rsidR="00F16605" w:rsidRPr="00620F9C" w14:paraId="19E46663"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1705DF9"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9</w:t>
            </w:r>
          </w:p>
        </w:tc>
        <w:tc>
          <w:tcPr>
            <w:tcW w:w="7025" w:type="dxa"/>
            <w:tcBorders>
              <w:top w:val="nil"/>
              <w:left w:val="nil"/>
              <w:bottom w:val="single" w:sz="4" w:space="0" w:color="auto"/>
              <w:right w:val="single" w:sz="4" w:space="0" w:color="auto"/>
            </w:tcBorders>
            <w:noWrap/>
            <w:vAlign w:val="center"/>
            <w:hideMark/>
          </w:tcPr>
          <w:p w14:paraId="1ED1C6DE"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CL Reports</w:t>
            </w:r>
          </w:p>
        </w:tc>
        <w:tc>
          <w:tcPr>
            <w:tcW w:w="1530" w:type="dxa"/>
            <w:tcBorders>
              <w:top w:val="nil"/>
              <w:left w:val="nil"/>
              <w:bottom w:val="single" w:sz="4" w:space="0" w:color="auto"/>
              <w:right w:val="single" w:sz="4" w:space="0" w:color="auto"/>
            </w:tcBorders>
            <w:noWrap/>
            <w:vAlign w:val="center"/>
            <w:hideMark/>
          </w:tcPr>
          <w:p w14:paraId="70C6E8F8"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240,000</w:t>
            </w:r>
          </w:p>
        </w:tc>
      </w:tr>
      <w:tr w:rsidR="00F16605" w:rsidRPr="00620F9C" w14:paraId="1F6C6F14"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6A3893D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w:t>
            </w:r>
          </w:p>
        </w:tc>
        <w:tc>
          <w:tcPr>
            <w:tcW w:w="7025" w:type="dxa"/>
            <w:tcBorders>
              <w:top w:val="nil"/>
              <w:left w:val="nil"/>
              <w:bottom w:val="single" w:sz="4" w:space="0" w:color="auto"/>
              <w:right w:val="single" w:sz="4" w:space="0" w:color="auto"/>
            </w:tcBorders>
            <w:noWrap/>
            <w:vAlign w:val="center"/>
            <w:hideMark/>
          </w:tcPr>
          <w:p w14:paraId="178CA1EF"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SBS-3 Reports</w:t>
            </w:r>
          </w:p>
        </w:tc>
        <w:tc>
          <w:tcPr>
            <w:tcW w:w="1530" w:type="dxa"/>
            <w:tcBorders>
              <w:top w:val="nil"/>
              <w:left w:val="nil"/>
              <w:bottom w:val="single" w:sz="4" w:space="0" w:color="auto"/>
              <w:right w:val="single" w:sz="4" w:space="0" w:color="auto"/>
            </w:tcBorders>
            <w:noWrap/>
            <w:vAlign w:val="center"/>
            <w:hideMark/>
          </w:tcPr>
          <w:p w14:paraId="092D06D9"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45E00C5E"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DEE073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11</w:t>
            </w:r>
          </w:p>
        </w:tc>
        <w:tc>
          <w:tcPr>
            <w:tcW w:w="7025" w:type="dxa"/>
            <w:tcBorders>
              <w:top w:val="nil"/>
              <w:left w:val="nil"/>
              <w:bottom w:val="single" w:sz="4" w:space="0" w:color="auto"/>
              <w:right w:val="single" w:sz="4" w:space="0" w:color="auto"/>
            </w:tcBorders>
            <w:noWrap/>
            <w:vAlign w:val="center"/>
            <w:hideMark/>
          </w:tcPr>
          <w:p w14:paraId="4F98991C"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SBS-3 Reports</w:t>
            </w:r>
          </w:p>
        </w:tc>
        <w:tc>
          <w:tcPr>
            <w:tcW w:w="1530" w:type="dxa"/>
            <w:tcBorders>
              <w:top w:val="nil"/>
              <w:left w:val="nil"/>
              <w:bottom w:val="single" w:sz="4" w:space="0" w:color="auto"/>
              <w:right w:val="single" w:sz="4" w:space="0" w:color="auto"/>
            </w:tcBorders>
            <w:noWrap/>
            <w:vAlign w:val="center"/>
            <w:hideMark/>
          </w:tcPr>
          <w:p w14:paraId="2C369AD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6C75CA74"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3F47443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12</w:t>
            </w:r>
          </w:p>
        </w:tc>
        <w:tc>
          <w:tcPr>
            <w:tcW w:w="7025" w:type="dxa"/>
            <w:tcBorders>
              <w:top w:val="nil"/>
              <w:left w:val="nil"/>
              <w:bottom w:val="single" w:sz="4" w:space="0" w:color="auto"/>
              <w:right w:val="single" w:sz="4" w:space="0" w:color="auto"/>
            </w:tcBorders>
            <w:noWrap/>
            <w:vAlign w:val="center"/>
            <w:hideMark/>
          </w:tcPr>
          <w:p w14:paraId="2C100809"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SBS-3 Reports</w:t>
            </w:r>
          </w:p>
        </w:tc>
        <w:tc>
          <w:tcPr>
            <w:tcW w:w="1530" w:type="dxa"/>
            <w:tcBorders>
              <w:top w:val="nil"/>
              <w:left w:val="nil"/>
              <w:bottom w:val="single" w:sz="4" w:space="0" w:color="auto"/>
              <w:right w:val="single" w:sz="4" w:space="0" w:color="auto"/>
            </w:tcBorders>
            <w:noWrap/>
            <w:vAlign w:val="center"/>
            <w:hideMark/>
          </w:tcPr>
          <w:p w14:paraId="7E10FAE3"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7EA785EA"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7DE4A4DF"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13</w:t>
            </w:r>
          </w:p>
        </w:tc>
        <w:tc>
          <w:tcPr>
            <w:tcW w:w="7025" w:type="dxa"/>
            <w:tcBorders>
              <w:top w:val="nil"/>
              <w:left w:val="nil"/>
              <w:bottom w:val="single" w:sz="4" w:space="0" w:color="auto"/>
              <w:right w:val="single" w:sz="4" w:space="0" w:color="auto"/>
            </w:tcBorders>
            <w:noWrap/>
            <w:vAlign w:val="center"/>
            <w:hideMark/>
          </w:tcPr>
          <w:p w14:paraId="4795EC08"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SBS-2 Reports</w:t>
            </w:r>
          </w:p>
        </w:tc>
        <w:tc>
          <w:tcPr>
            <w:tcW w:w="1530" w:type="dxa"/>
            <w:tcBorders>
              <w:top w:val="nil"/>
              <w:left w:val="nil"/>
              <w:bottom w:val="single" w:sz="4" w:space="0" w:color="auto"/>
              <w:right w:val="single" w:sz="4" w:space="0" w:color="auto"/>
            </w:tcBorders>
            <w:noWrap/>
            <w:vAlign w:val="center"/>
            <w:hideMark/>
          </w:tcPr>
          <w:p w14:paraId="5D8CD3D5"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165809D2"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7BC965A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14</w:t>
            </w:r>
          </w:p>
        </w:tc>
        <w:tc>
          <w:tcPr>
            <w:tcW w:w="7025" w:type="dxa"/>
            <w:tcBorders>
              <w:top w:val="nil"/>
              <w:left w:val="nil"/>
              <w:bottom w:val="single" w:sz="4" w:space="0" w:color="auto"/>
              <w:right w:val="single" w:sz="4" w:space="0" w:color="auto"/>
            </w:tcBorders>
            <w:noWrap/>
            <w:vAlign w:val="center"/>
            <w:hideMark/>
          </w:tcPr>
          <w:p w14:paraId="784DBD69"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SBS-2 Reports</w:t>
            </w:r>
          </w:p>
        </w:tc>
        <w:tc>
          <w:tcPr>
            <w:tcW w:w="1530" w:type="dxa"/>
            <w:tcBorders>
              <w:top w:val="nil"/>
              <w:left w:val="nil"/>
              <w:bottom w:val="single" w:sz="4" w:space="0" w:color="auto"/>
              <w:right w:val="single" w:sz="4" w:space="0" w:color="auto"/>
            </w:tcBorders>
            <w:noWrap/>
            <w:vAlign w:val="center"/>
            <w:hideMark/>
          </w:tcPr>
          <w:p w14:paraId="59686E30"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2EB0D2BB"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4A7D83B9"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15</w:t>
            </w:r>
          </w:p>
        </w:tc>
        <w:tc>
          <w:tcPr>
            <w:tcW w:w="7025" w:type="dxa"/>
            <w:tcBorders>
              <w:top w:val="nil"/>
              <w:left w:val="nil"/>
              <w:bottom w:val="single" w:sz="4" w:space="0" w:color="auto"/>
              <w:right w:val="single" w:sz="4" w:space="0" w:color="auto"/>
            </w:tcBorders>
            <w:noWrap/>
            <w:vAlign w:val="center"/>
            <w:hideMark/>
          </w:tcPr>
          <w:p w14:paraId="4C332028"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SBS-2 Reports</w:t>
            </w:r>
          </w:p>
        </w:tc>
        <w:tc>
          <w:tcPr>
            <w:tcW w:w="1530" w:type="dxa"/>
            <w:tcBorders>
              <w:top w:val="nil"/>
              <w:left w:val="nil"/>
              <w:bottom w:val="single" w:sz="4" w:space="0" w:color="auto"/>
              <w:right w:val="single" w:sz="4" w:space="0" w:color="auto"/>
            </w:tcBorders>
            <w:noWrap/>
            <w:vAlign w:val="center"/>
            <w:hideMark/>
          </w:tcPr>
          <w:p w14:paraId="6065711A"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2084CF08"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5091131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16</w:t>
            </w:r>
          </w:p>
        </w:tc>
        <w:tc>
          <w:tcPr>
            <w:tcW w:w="7025" w:type="dxa"/>
            <w:tcBorders>
              <w:top w:val="nil"/>
              <w:left w:val="nil"/>
              <w:bottom w:val="single" w:sz="4" w:space="0" w:color="auto"/>
              <w:right w:val="single" w:sz="4" w:space="0" w:color="auto"/>
            </w:tcBorders>
            <w:noWrap/>
            <w:vAlign w:val="center"/>
            <w:hideMark/>
          </w:tcPr>
          <w:p w14:paraId="689569C9"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SBS-1 Reports</w:t>
            </w:r>
          </w:p>
        </w:tc>
        <w:tc>
          <w:tcPr>
            <w:tcW w:w="1530" w:type="dxa"/>
            <w:tcBorders>
              <w:top w:val="nil"/>
              <w:left w:val="nil"/>
              <w:bottom w:val="single" w:sz="4" w:space="0" w:color="auto"/>
              <w:right w:val="single" w:sz="4" w:space="0" w:color="auto"/>
            </w:tcBorders>
            <w:noWrap/>
            <w:vAlign w:val="center"/>
            <w:hideMark/>
          </w:tcPr>
          <w:p w14:paraId="4708327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032F08F4"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22072A8B"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17</w:t>
            </w:r>
          </w:p>
        </w:tc>
        <w:tc>
          <w:tcPr>
            <w:tcW w:w="7025" w:type="dxa"/>
            <w:tcBorders>
              <w:top w:val="nil"/>
              <w:left w:val="nil"/>
              <w:bottom w:val="single" w:sz="4" w:space="0" w:color="auto"/>
              <w:right w:val="single" w:sz="4" w:space="0" w:color="auto"/>
            </w:tcBorders>
            <w:noWrap/>
            <w:vAlign w:val="center"/>
            <w:hideMark/>
          </w:tcPr>
          <w:p w14:paraId="07F7D8A9"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SBS-1 Reports</w:t>
            </w:r>
          </w:p>
        </w:tc>
        <w:tc>
          <w:tcPr>
            <w:tcW w:w="1530" w:type="dxa"/>
            <w:tcBorders>
              <w:top w:val="nil"/>
              <w:left w:val="nil"/>
              <w:bottom w:val="single" w:sz="4" w:space="0" w:color="auto"/>
              <w:right w:val="single" w:sz="4" w:space="0" w:color="auto"/>
            </w:tcBorders>
            <w:noWrap/>
            <w:vAlign w:val="center"/>
            <w:hideMark/>
          </w:tcPr>
          <w:p w14:paraId="4A3F8DC8"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60D2A835"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3E771D35"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18</w:t>
            </w:r>
          </w:p>
        </w:tc>
        <w:tc>
          <w:tcPr>
            <w:tcW w:w="7025" w:type="dxa"/>
            <w:tcBorders>
              <w:top w:val="nil"/>
              <w:left w:val="nil"/>
              <w:bottom w:val="single" w:sz="4" w:space="0" w:color="auto"/>
              <w:right w:val="single" w:sz="4" w:space="0" w:color="auto"/>
            </w:tcBorders>
            <w:noWrap/>
            <w:vAlign w:val="center"/>
            <w:hideMark/>
          </w:tcPr>
          <w:p w14:paraId="7AA8464E"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SBS-1 Reports</w:t>
            </w:r>
          </w:p>
        </w:tc>
        <w:tc>
          <w:tcPr>
            <w:tcW w:w="1530" w:type="dxa"/>
            <w:tcBorders>
              <w:top w:val="nil"/>
              <w:left w:val="nil"/>
              <w:bottom w:val="single" w:sz="4" w:space="0" w:color="auto"/>
              <w:right w:val="single" w:sz="4" w:space="0" w:color="auto"/>
            </w:tcBorders>
            <w:noWrap/>
            <w:vAlign w:val="center"/>
            <w:hideMark/>
          </w:tcPr>
          <w:p w14:paraId="249E1D31"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1D67B5F8"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0C8BD711"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19</w:t>
            </w:r>
          </w:p>
        </w:tc>
        <w:tc>
          <w:tcPr>
            <w:tcW w:w="7025" w:type="dxa"/>
            <w:tcBorders>
              <w:top w:val="nil"/>
              <w:left w:val="nil"/>
              <w:bottom w:val="single" w:sz="4" w:space="0" w:color="auto"/>
              <w:right w:val="single" w:sz="4" w:space="0" w:color="auto"/>
            </w:tcBorders>
            <w:noWrap/>
            <w:vAlign w:val="center"/>
            <w:hideMark/>
          </w:tcPr>
          <w:p w14:paraId="6BC66A89"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ISS Reports</w:t>
            </w:r>
          </w:p>
        </w:tc>
        <w:tc>
          <w:tcPr>
            <w:tcW w:w="1530" w:type="dxa"/>
            <w:tcBorders>
              <w:top w:val="nil"/>
              <w:left w:val="nil"/>
              <w:bottom w:val="single" w:sz="4" w:space="0" w:color="auto"/>
              <w:right w:val="single" w:sz="4" w:space="0" w:color="auto"/>
            </w:tcBorders>
            <w:noWrap/>
            <w:vAlign w:val="center"/>
            <w:hideMark/>
          </w:tcPr>
          <w:p w14:paraId="35F1EEEC"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030D620B"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2EBCA39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w:t>
            </w:r>
          </w:p>
        </w:tc>
        <w:tc>
          <w:tcPr>
            <w:tcW w:w="7025" w:type="dxa"/>
            <w:tcBorders>
              <w:top w:val="nil"/>
              <w:left w:val="nil"/>
              <w:bottom w:val="single" w:sz="4" w:space="0" w:color="auto"/>
              <w:right w:val="single" w:sz="4" w:space="0" w:color="auto"/>
            </w:tcBorders>
            <w:noWrap/>
            <w:vAlign w:val="center"/>
            <w:hideMark/>
          </w:tcPr>
          <w:p w14:paraId="15DCB00D"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ISS Reports</w:t>
            </w:r>
          </w:p>
        </w:tc>
        <w:tc>
          <w:tcPr>
            <w:tcW w:w="1530" w:type="dxa"/>
            <w:tcBorders>
              <w:top w:val="nil"/>
              <w:left w:val="nil"/>
              <w:bottom w:val="single" w:sz="4" w:space="0" w:color="auto"/>
              <w:right w:val="single" w:sz="4" w:space="0" w:color="auto"/>
            </w:tcBorders>
            <w:noWrap/>
            <w:vAlign w:val="center"/>
            <w:hideMark/>
          </w:tcPr>
          <w:p w14:paraId="4E5A8E2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37E4F79A"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3376DF9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21</w:t>
            </w:r>
          </w:p>
        </w:tc>
        <w:tc>
          <w:tcPr>
            <w:tcW w:w="7025" w:type="dxa"/>
            <w:tcBorders>
              <w:top w:val="nil"/>
              <w:left w:val="nil"/>
              <w:bottom w:val="single" w:sz="4" w:space="0" w:color="auto"/>
              <w:right w:val="single" w:sz="4" w:space="0" w:color="auto"/>
            </w:tcBorders>
            <w:noWrap/>
            <w:vAlign w:val="center"/>
            <w:hideMark/>
          </w:tcPr>
          <w:p w14:paraId="726D7CE6"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ISS Reports</w:t>
            </w:r>
          </w:p>
        </w:tc>
        <w:tc>
          <w:tcPr>
            <w:tcW w:w="1530" w:type="dxa"/>
            <w:tcBorders>
              <w:top w:val="nil"/>
              <w:left w:val="nil"/>
              <w:bottom w:val="single" w:sz="4" w:space="0" w:color="auto"/>
              <w:right w:val="single" w:sz="4" w:space="0" w:color="auto"/>
            </w:tcBorders>
            <w:noWrap/>
            <w:vAlign w:val="center"/>
            <w:hideMark/>
          </w:tcPr>
          <w:p w14:paraId="6D5D85DA"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200,000</w:t>
            </w:r>
          </w:p>
        </w:tc>
      </w:tr>
      <w:tr w:rsidR="00F16605" w:rsidRPr="00620F9C" w14:paraId="0EA9E090"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65FBAF14"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22</w:t>
            </w:r>
          </w:p>
        </w:tc>
        <w:tc>
          <w:tcPr>
            <w:tcW w:w="7025" w:type="dxa"/>
            <w:tcBorders>
              <w:top w:val="nil"/>
              <w:left w:val="nil"/>
              <w:bottom w:val="single" w:sz="4" w:space="0" w:color="auto"/>
              <w:right w:val="single" w:sz="4" w:space="0" w:color="auto"/>
            </w:tcBorders>
            <w:noWrap/>
            <w:vAlign w:val="center"/>
            <w:hideMark/>
          </w:tcPr>
          <w:p w14:paraId="03786DD5"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MIS Reports and Self-Service Business Intelligence</w:t>
            </w:r>
          </w:p>
        </w:tc>
        <w:tc>
          <w:tcPr>
            <w:tcW w:w="1530" w:type="dxa"/>
            <w:tcBorders>
              <w:top w:val="nil"/>
              <w:left w:val="nil"/>
              <w:bottom w:val="single" w:sz="4" w:space="0" w:color="auto"/>
              <w:right w:val="single" w:sz="4" w:space="0" w:color="auto"/>
            </w:tcBorders>
            <w:noWrap/>
            <w:vAlign w:val="center"/>
            <w:hideMark/>
          </w:tcPr>
          <w:p w14:paraId="3E1A368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174FCA70"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2618A4CB"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23</w:t>
            </w:r>
          </w:p>
        </w:tc>
        <w:tc>
          <w:tcPr>
            <w:tcW w:w="7025" w:type="dxa"/>
            <w:tcBorders>
              <w:top w:val="nil"/>
              <w:left w:val="nil"/>
              <w:bottom w:val="single" w:sz="4" w:space="0" w:color="auto"/>
              <w:right w:val="single" w:sz="4" w:space="0" w:color="auto"/>
            </w:tcBorders>
            <w:noWrap/>
            <w:vAlign w:val="center"/>
            <w:hideMark/>
          </w:tcPr>
          <w:p w14:paraId="1A76C73B"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Workshop on MIS Reports and Self-Service Business Intelligence</w:t>
            </w:r>
          </w:p>
        </w:tc>
        <w:tc>
          <w:tcPr>
            <w:tcW w:w="1530" w:type="dxa"/>
            <w:tcBorders>
              <w:top w:val="nil"/>
              <w:left w:val="nil"/>
              <w:bottom w:val="single" w:sz="4" w:space="0" w:color="auto"/>
              <w:right w:val="single" w:sz="4" w:space="0" w:color="auto"/>
            </w:tcBorders>
            <w:noWrap/>
            <w:vAlign w:val="center"/>
            <w:hideMark/>
          </w:tcPr>
          <w:p w14:paraId="59C5E0D9" w14:textId="4D91E1C3" w:rsidR="00F16605" w:rsidRPr="00620F9C" w:rsidRDefault="00176E5D"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w:t>
            </w:r>
            <w:r w:rsidR="00F16605" w:rsidRPr="00620F9C">
              <w:rPr>
                <w:rFonts w:eastAsia="Times New Roman" w:cstheme="minorHAnsi"/>
                <w:color w:val="000000"/>
                <w:kern w:val="0"/>
                <w:sz w:val="20"/>
                <w:szCs w:val="20"/>
                <w14:ligatures w14:val="none"/>
              </w:rPr>
              <w:t>00,000</w:t>
            </w:r>
          </w:p>
        </w:tc>
      </w:tr>
      <w:tr w:rsidR="00F16605" w:rsidRPr="00620F9C" w14:paraId="1A5001CC"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6B15E9DA"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24</w:t>
            </w:r>
          </w:p>
        </w:tc>
        <w:tc>
          <w:tcPr>
            <w:tcW w:w="7025" w:type="dxa"/>
            <w:tcBorders>
              <w:top w:val="nil"/>
              <w:left w:val="nil"/>
              <w:bottom w:val="single" w:sz="4" w:space="0" w:color="auto"/>
              <w:right w:val="single" w:sz="4" w:space="0" w:color="auto"/>
            </w:tcBorders>
            <w:noWrap/>
            <w:vAlign w:val="center"/>
            <w:hideMark/>
          </w:tcPr>
          <w:p w14:paraId="42B92EC1"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MIS Reports and Self-Service Business Intelligence</w:t>
            </w:r>
          </w:p>
        </w:tc>
        <w:tc>
          <w:tcPr>
            <w:tcW w:w="1530" w:type="dxa"/>
            <w:tcBorders>
              <w:top w:val="nil"/>
              <w:left w:val="nil"/>
              <w:bottom w:val="single" w:sz="4" w:space="0" w:color="auto"/>
              <w:right w:val="single" w:sz="4" w:space="0" w:color="auto"/>
            </w:tcBorders>
            <w:noWrap/>
            <w:vAlign w:val="center"/>
            <w:hideMark/>
          </w:tcPr>
          <w:p w14:paraId="554384F1" w14:textId="59BC97FF" w:rsidR="00F16605" w:rsidRPr="00620F9C" w:rsidRDefault="00176E5D"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w:t>
            </w:r>
            <w:r w:rsidR="00F16605" w:rsidRPr="00620F9C">
              <w:rPr>
                <w:rFonts w:eastAsia="Times New Roman" w:cstheme="minorHAnsi"/>
                <w:color w:val="000000"/>
                <w:kern w:val="0"/>
                <w:sz w:val="20"/>
                <w:szCs w:val="20"/>
                <w14:ligatures w14:val="none"/>
              </w:rPr>
              <w:t>00,000</w:t>
            </w:r>
          </w:p>
        </w:tc>
      </w:tr>
      <w:tr w:rsidR="00F16605" w:rsidRPr="00620F9C" w14:paraId="7FA442AA"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0A61A656"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25</w:t>
            </w:r>
          </w:p>
        </w:tc>
        <w:tc>
          <w:tcPr>
            <w:tcW w:w="7025" w:type="dxa"/>
            <w:tcBorders>
              <w:top w:val="nil"/>
              <w:left w:val="nil"/>
              <w:bottom w:val="single" w:sz="4" w:space="0" w:color="auto"/>
              <w:right w:val="single" w:sz="4" w:space="0" w:color="auto"/>
            </w:tcBorders>
            <w:noWrap/>
            <w:vAlign w:val="center"/>
            <w:hideMark/>
          </w:tcPr>
          <w:p w14:paraId="5F36DFB2"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MIS Reports and Self-Service Business Intelligence</w:t>
            </w:r>
          </w:p>
        </w:tc>
        <w:tc>
          <w:tcPr>
            <w:tcW w:w="1530" w:type="dxa"/>
            <w:tcBorders>
              <w:top w:val="nil"/>
              <w:left w:val="nil"/>
              <w:bottom w:val="single" w:sz="4" w:space="0" w:color="auto"/>
              <w:right w:val="single" w:sz="4" w:space="0" w:color="auto"/>
            </w:tcBorders>
            <w:noWrap/>
            <w:vAlign w:val="center"/>
            <w:hideMark/>
          </w:tcPr>
          <w:p w14:paraId="5730A12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200,000</w:t>
            </w:r>
          </w:p>
        </w:tc>
      </w:tr>
      <w:tr w:rsidR="00F16605" w:rsidRPr="00620F9C" w14:paraId="3D74FDC2"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5B9E759B"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lastRenderedPageBreak/>
              <w:t>26</w:t>
            </w:r>
          </w:p>
        </w:tc>
        <w:tc>
          <w:tcPr>
            <w:tcW w:w="7025" w:type="dxa"/>
            <w:tcBorders>
              <w:top w:val="nil"/>
              <w:left w:val="nil"/>
              <w:bottom w:val="single" w:sz="4" w:space="0" w:color="auto"/>
              <w:right w:val="single" w:sz="4" w:space="0" w:color="auto"/>
            </w:tcBorders>
            <w:noWrap/>
            <w:vAlign w:val="center"/>
            <w:hideMark/>
          </w:tcPr>
          <w:p w14:paraId="6912B344"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Dashboard along with Scenario Analysis</w:t>
            </w:r>
          </w:p>
        </w:tc>
        <w:tc>
          <w:tcPr>
            <w:tcW w:w="1530" w:type="dxa"/>
            <w:tcBorders>
              <w:top w:val="nil"/>
              <w:left w:val="nil"/>
              <w:bottom w:val="single" w:sz="4" w:space="0" w:color="auto"/>
              <w:right w:val="single" w:sz="4" w:space="0" w:color="auto"/>
            </w:tcBorders>
            <w:noWrap/>
            <w:vAlign w:val="center"/>
            <w:hideMark/>
          </w:tcPr>
          <w:p w14:paraId="0D74307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1326370D"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4C37C6DB"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27</w:t>
            </w:r>
          </w:p>
        </w:tc>
        <w:tc>
          <w:tcPr>
            <w:tcW w:w="7025" w:type="dxa"/>
            <w:tcBorders>
              <w:top w:val="nil"/>
              <w:left w:val="nil"/>
              <w:bottom w:val="single" w:sz="4" w:space="0" w:color="auto"/>
              <w:right w:val="single" w:sz="4" w:space="0" w:color="auto"/>
            </w:tcBorders>
            <w:noWrap/>
            <w:vAlign w:val="center"/>
            <w:hideMark/>
          </w:tcPr>
          <w:p w14:paraId="12D48F10"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Sign-ff for Dashboard along with Scenario Analysis</w:t>
            </w:r>
          </w:p>
        </w:tc>
        <w:tc>
          <w:tcPr>
            <w:tcW w:w="1530" w:type="dxa"/>
            <w:tcBorders>
              <w:top w:val="nil"/>
              <w:left w:val="nil"/>
              <w:bottom w:val="single" w:sz="4" w:space="0" w:color="auto"/>
              <w:right w:val="single" w:sz="4" w:space="0" w:color="auto"/>
            </w:tcBorders>
            <w:noWrap/>
            <w:vAlign w:val="center"/>
            <w:hideMark/>
          </w:tcPr>
          <w:p w14:paraId="7F810192" w14:textId="43784C97" w:rsidR="00F16605" w:rsidRPr="00620F9C" w:rsidRDefault="00176E5D"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w:t>
            </w:r>
            <w:r w:rsidR="00F16605" w:rsidRPr="00620F9C">
              <w:rPr>
                <w:rFonts w:eastAsia="Times New Roman" w:cstheme="minorHAnsi"/>
                <w:color w:val="000000"/>
                <w:kern w:val="0"/>
                <w:sz w:val="20"/>
                <w:szCs w:val="20"/>
                <w14:ligatures w14:val="none"/>
              </w:rPr>
              <w:t>00,000</w:t>
            </w:r>
          </w:p>
        </w:tc>
      </w:tr>
      <w:tr w:rsidR="00F16605" w:rsidRPr="00620F9C" w14:paraId="63539E18"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3C1AAEB0"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28</w:t>
            </w:r>
          </w:p>
        </w:tc>
        <w:tc>
          <w:tcPr>
            <w:tcW w:w="7025" w:type="dxa"/>
            <w:tcBorders>
              <w:top w:val="nil"/>
              <w:left w:val="nil"/>
              <w:bottom w:val="single" w:sz="4" w:space="0" w:color="auto"/>
              <w:right w:val="single" w:sz="4" w:space="0" w:color="auto"/>
            </w:tcBorders>
            <w:noWrap/>
            <w:vAlign w:val="center"/>
            <w:hideMark/>
          </w:tcPr>
          <w:p w14:paraId="66AC5BEB"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Dashboard along with Scenario Analysis</w:t>
            </w:r>
          </w:p>
        </w:tc>
        <w:tc>
          <w:tcPr>
            <w:tcW w:w="1530" w:type="dxa"/>
            <w:tcBorders>
              <w:top w:val="nil"/>
              <w:left w:val="nil"/>
              <w:bottom w:val="single" w:sz="4" w:space="0" w:color="auto"/>
              <w:right w:val="single" w:sz="4" w:space="0" w:color="auto"/>
            </w:tcBorders>
            <w:noWrap/>
            <w:vAlign w:val="center"/>
            <w:hideMark/>
          </w:tcPr>
          <w:p w14:paraId="7D4F393C" w14:textId="70FFCF6F" w:rsidR="00F16605" w:rsidRPr="00620F9C" w:rsidRDefault="00176E5D"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w:t>
            </w:r>
            <w:r w:rsidR="00F16605" w:rsidRPr="00620F9C">
              <w:rPr>
                <w:rFonts w:eastAsia="Times New Roman" w:cstheme="minorHAnsi"/>
                <w:color w:val="000000"/>
                <w:kern w:val="0"/>
                <w:sz w:val="20"/>
                <w:szCs w:val="20"/>
                <w14:ligatures w14:val="none"/>
              </w:rPr>
              <w:t>00,000</w:t>
            </w:r>
          </w:p>
        </w:tc>
      </w:tr>
      <w:tr w:rsidR="00F16605" w:rsidRPr="00620F9C" w14:paraId="0B63B9D4"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9E4DCC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29</w:t>
            </w:r>
          </w:p>
        </w:tc>
        <w:tc>
          <w:tcPr>
            <w:tcW w:w="7025" w:type="dxa"/>
            <w:tcBorders>
              <w:top w:val="nil"/>
              <w:left w:val="nil"/>
              <w:bottom w:val="single" w:sz="4" w:space="0" w:color="auto"/>
              <w:right w:val="single" w:sz="4" w:space="0" w:color="auto"/>
            </w:tcBorders>
            <w:noWrap/>
            <w:vAlign w:val="center"/>
            <w:hideMark/>
          </w:tcPr>
          <w:p w14:paraId="7BF5B060"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FX Returns</w:t>
            </w:r>
          </w:p>
        </w:tc>
        <w:tc>
          <w:tcPr>
            <w:tcW w:w="1530" w:type="dxa"/>
            <w:tcBorders>
              <w:top w:val="nil"/>
              <w:left w:val="nil"/>
              <w:bottom w:val="single" w:sz="4" w:space="0" w:color="auto"/>
              <w:right w:val="single" w:sz="4" w:space="0" w:color="auto"/>
            </w:tcBorders>
            <w:noWrap/>
            <w:vAlign w:val="center"/>
            <w:hideMark/>
          </w:tcPr>
          <w:p w14:paraId="1B7C5208"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3918BD33"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0BDCA0FB"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30</w:t>
            </w:r>
          </w:p>
        </w:tc>
        <w:tc>
          <w:tcPr>
            <w:tcW w:w="7025" w:type="dxa"/>
            <w:tcBorders>
              <w:top w:val="nil"/>
              <w:left w:val="nil"/>
              <w:bottom w:val="single" w:sz="4" w:space="0" w:color="auto"/>
              <w:right w:val="single" w:sz="4" w:space="0" w:color="auto"/>
            </w:tcBorders>
            <w:noWrap/>
            <w:vAlign w:val="center"/>
            <w:hideMark/>
          </w:tcPr>
          <w:p w14:paraId="2A18820B"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Sign-off for FX Returns</w:t>
            </w:r>
          </w:p>
        </w:tc>
        <w:tc>
          <w:tcPr>
            <w:tcW w:w="1530" w:type="dxa"/>
            <w:tcBorders>
              <w:top w:val="nil"/>
              <w:left w:val="nil"/>
              <w:bottom w:val="single" w:sz="4" w:space="0" w:color="auto"/>
              <w:right w:val="single" w:sz="4" w:space="0" w:color="auto"/>
            </w:tcBorders>
            <w:noWrap/>
            <w:vAlign w:val="center"/>
            <w:hideMark/>
          </w:tcPr>
          <w:p w14:paraId="0941B711"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200,000</w:t>
            </w:r>
          </w:p>
        </w:tc>
      </w:tr>
      <w:tr w:rsidR="00F16605" w:rsidRPr="00620F9C" w14:paraId="625A7C95"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051F25F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31</w:t>
            </w:r>
          </w:p>
        </w:tc>
        <w:tc>
          <w:tcPr>
            <w:tcW w:w="7025" w:type="dxa"/>
            <w:tcBorders>
              <w:top w:val="nil"/>
              <w:left w:val="nil"/>
              <w:bottom w:val="single" w:sz="4" w:space="0" w:color="auto"/>
              <w:right w:val="single" w:sz="4" w:space="0" w:color="auto"/>
            </w:tcBorders>
            <w:noWrap/>
            <w:vAlign w:val="center"/>
            <w:hideMark/>
          </w:tcPr>
          <w:p w14:paraId="16FF7548"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FX Returns</w:t>
            </w:r>
          </w:p>
        </w:tc>
        <w:tc>
          <w:tcPr>
            <w:tcW w:w="1530" w:type="dxa"/>
            <w:tcBorders>
              <w:top w:val="nil"/>
              <w:left w:val="nil"/>
              <w:bottom w:val="single" w:sz="4" w:space="0" w:color="auto"/>
              <w:right w:val="single" w:sz="4" w:space="0" w:color="auto"/>
            </w:tcBorders>
            <w:noWrap/>
            <w:vAlign w:val="center"/>
            <w:hideMark/>
          </w:tcPr>
          <w:p w14:paraId="6142FFC1"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200,000</w:t>
            </w:r>
          </w:p>
        </w:tc>
      </w:tr>
      <w:tr w:rsidR="00F16605" w:rsidRPr="00620F9C" w14:paraId="0D7A9495"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446A486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32</w:t>
            </w:r>
          </w:p>
        </w:tc>
        <w:tc>
          <w:tcPr>
            <w:tcW w:w="7025" w:type="dxa"/>
            <w:tcBorders>
              <w:top w:val="nil"/>
              <w:left w:val="nil"/>
              <w:bottom w:val="single" w:sz="4" w:space="0" w:color="auto"/>
              <w:right w:val="single" w:sz="4" w:space="0" w:color="auto"/>
            </w:tcBorders>
            <w:noWrap/>
            <w:vAlign w:val="center"/>
            <w:hideMark/>
          </w:tcPr>
          <w:p w14:paraId="3C6977CE"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ECL Reports</w:t>
            </w:r>
          </w:p>
        </w:tc>
        <w:tc>
          <w:tcPr>
            <w:tcW w:w="1530" w:type="dxa"/>
            <w:tcBorders>
              <w:top w:val="nil"/>
              <w:left w:val="nil"/>
              <w:bottom w:val="single" w:sz="4" w:space="0" w:color="auto"/>
              <w:right w:val="single" w:sz="4" w:space="0" w:color="auto"/>
            </w:tcBorders>
            <w:noWrap/>
            <w:vAlign w:val="center"/>
            <w:hideMark/>
          </w:tcPr>
          <w:p w14:paraId="3525FD7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095BD4EA"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32A2C86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33</w:t>
            </w:r>
          </w:p>
        </w:tc>
        <w:tc>
          <w:tcPr>
            <w:tcW w:w="7025" w:type="dxa"/>
            <w:tcBorders>
              <w:top w:val="nil"/>
              <w:left w:val="nil"/>
              <w:bottom w:val="single" w:sz="4" w:space="0" w:color="auto"/>
              <w:right w:val="single" w:sz="4" w:space="0" w:color="auto"/>
            </w:tcBorders>
            <w:noWrap/>
            <w:vAlign w:val="center"/>
            <w:hideMark/>
          </w:tcPr>
          <w:p w14:paraId="29EE308B"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Sign-off for ECL Reports</w:t>
            </w:r>
          </w:p>
        </w:tc>
        <w:tc>
          <w:tcPr>
            <w:tcW w:w="1530" w:type="dxa"/>
            <w:tcBorders>
              <w:top w:val="nil"/>
              <w:left w:val="nil"/>
              <w:bottom w:val="single" w:sz="4" w:space="0" w:color="auto"/>
              <w:right w:val="single" w:sz="4" w:space="0" w:color="auto"/>
            </w:tcBorders>
            <w:noWrap/>
            <w:vAlign w:val="center"/>
            <w:hideMark/>
          </w:tcPr>
          <w:p w14:paraId="31C90F47"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400,000</w:t>
            </w:r>
          </w:p>
        </w:tc>
      </w:tr>
      <w:tr w:rsidR="00F16605" w:rsidRPr="00620F9C" w14:paraId="42FDAA6D"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2303B860"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34</w:t>
            </w:r>
          </w:p>
        </w:tc>
        <w:tc>
          <w:tcPr>
            <w:tcW w:w="7025" w:type="dxa"/>
            <w:tcBorders>
              <w:top w:val="nil"/>
              <w:left w:val="nil"/>
              <w:bottom w:val="single" w:sz="4" w:space="0" w:color="auto"/>
              <w:right w:val="single" w:sz="4" w:space="0" w:color="auto"/>
            </w:tcBorders>
            <w:noWrap/>
            <w:vAlign w:val="center"/>
            <w:hideMark/>
          </w:tcPr>
          <w:p w14:paraId="60C50A86"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ECL Reports</w:t>
            </w:r>
          </w:p>
        </w:tc>
        <w:tc>
          <w:tcPr>
            <w:tcW w:w="1530" w:type="dxa"/>
            <w:tcBorders>
              <w:top w:val="nil"/>
              <w:left w:val="nil"/>
              <w:bottom w:val="single" w:sz="4" w:space="0" w:color="auto"/>
              <w:right w:val="single" w:sz="4" w:space="0" w:color="auto"/>
            </w:tcBorders>
            <w:noWrap/>
            <w:vAlign w:val="center"/>
            <w:hideMark/>
          </w:tcPr>
          <w:p w14:paraId="023193BF"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300,000</w:t>
            </w:r>
          </w:p>
        </w:tc>
      </w:tr>
      <w:tr w:rsidR="00F16605" w:rsidRPr="00620F9C" w14:paraId="3264A58C"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87FFF9A"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35</w:t>
            </w:r>
          </w:p>
        </w:tc>
        <w:tc>
          <w:tcPr>
            <w:tcW w:w="7025" w:type="dxa"/>
            <w:tcBorders>
              <w:top w:val="nil"/>
              <w:left w:val="nil"/>
              <w:bottom w:val="single" w:sz="4" w:space="0" w:color="auto"/>
              <w:right w:val="single" w:sz="4" w:space="0" w:color="auto"/>
            </w:tcBorders>
            <w:noWrap/>
            <w:vAlign w:val="center"/>
            <w:hideMark/>
          </w:tcPr>
          <w:p w14:paraId="017D85ED"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RBS Reports</w:t>
            </w:r>
          </w:p>
        </w:tc>
        <w:tc>
          <w:tcPr>
            <w:tcW w:w="1530" w:type="dxa"/>
            <w:tcBorders>
              <w:top w:val="nil"/>
              <w:left w:val="nil"/>
              <w:bottom w:val="single" w:sz="4" w:space="0" w:color="auto"/>
              <w:right w:val="single" w:sz="4" w:space="0" w:color="auto"/>
            </w:tcBorders>
            <w:noWrap/>
            <w:vAlign w:val="center"/>
            <w:hideMark/>
          </w:tcPr>
          <w:p w14:paraId="47877372"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500,000</w:t>
            </w:r>
          </w:p>
        </w:tc>
      </w:tr>
      <w:tr w:rsidR="00F16605" w:rsidRPr="00620F9C" w14:paraId="7D0194A6"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5A2FB596"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36</w:t>
            </w:r>
          </w:p>
        </w:tc>
        <w:tc>
          <w:tcPr>
            <w:tcW w:w="7025" w:type="dxa"/>
            <w:tcBorders>
              <w:top w:val="nil"/>
              <w:left w:val="nil"/>
              <w:bottom w:val="single" w:sz="4" w:space="0" w:color="auto"/>
              <w:right w:val="single" w:sz="4" w:space="0" w:color="auto"/>
            </w:tcBorders>
            <w:noWrap/>
            <w:vAlign w:val="center"/>
            <w:hideMark/>
          </w:tcPr>
          <w:p w14:paraId="73563180"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Sign-off for RBS Reports</w:t>
            </w:r>
          </w:p>
        </w:tc>
        <w:tc>
          <w:tcPr>
            <w:tcW w:w="1530" w:type="dxa"/>
            <w:tcBorders>
              <w:top w:val="nil"/>
              <w:left w:val="nil"/>
              <w:bottom w:val="single" w:sz="4" w:space="0" w:color="auto"/>
              <w:right w:val="single" w:sz="4" w:space="0" w:color="auto"/>
            </w:tcBorders>
            <w:noWrap/>
            <w:vAlign w:val="center"/>
            <w:hideMark/>
          </w:tcPr>
          <w:p w14:paraId="4CB5FEEC"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600,000</w:t>
            </w:r>
          </w:p>
        </w:tc>
      </w:tr>
      <w:tr w:rsidR="00F16605" w:rsidRPr="00620F9C" w14:paraId="6201EA24"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40B09A3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37</w:t>
            </w:r>
          </w:p>
        </w:tc>
        <w:tc>
          <w:tcPr>
            <w:tcW w:w="7025" w:type="dxa"/>
            <w:tcBorders>
              <w:top w:val="nil"/>
              <w:left w:val="nil"/>
              <w:bottom w:val="single" w:sz="4" w:space="0" w:color="auto"/>
              <w:right w:val="single" w:sz="4" w:space="0" w:color="auto"/>
            </w:tcBorders>
            <w:noWrap/>
            <w:vAlign w:val="center"/>
            <w:hideMark/>
          </w:tcPr>
          <w:p w14:paraId="521A12C4"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RBS Reports</w:t>
            </w:r>
          </w:p>
        </w:tc>
        <w:tc>
          <w:tcPr>
            <w:tcW w:w="1530" w:type="dxa"/>
            <w:tcBorders>
              <w:top w:val="nil"/>
              <w:left w:val="nil"/>
              <w:bottom w:val="single" w:sz="4" w:space="0" w:color="auto"/>
              <w:right w:val="single" w:sz="4" w:space="0" w:color="auto"/>
            </w:tcBorders>
            <w:noWrap/>
            <w:vAlign w:val="center"/>
            <w:hideMark/>
          </w:tcPr>
          <w:p w14:paraId="4D4EC5AA"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600,000</w:t>
            </w:r>
          </w:p>
        </w:tc>
      </w:tr>
      <w:tr w:rsidR="00F16605" w:rsidRPr="00620F9C" w14:paraId="08FA9FCA"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7E8049AE"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38</w:t>
            </w:r>
          </w:p>
        </w:tc>
        <w:tc>
          <w:tcPr>
            <w:tcW w:w="7025" w:type="dxa"/>
            <w:tcBorders>
              <w:top w:val="nil"/>
              <w:left w:val="nil"/>
              <w:bottom w:val="single" w:sz="4" w:space="0" w:color="auto"/>
              <w:right w:val="single" w:sz="4" w:space="0" w:color="auto"/>
            </w:tcBorders>
            <w:noWrap/>
            <w:vAlign w:val="center"/>
            <w:hideMark/>
          </w:tcPr>
          <w:p w14:paraId="1A9799EA"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BRD Sign-off for ALM Reports</w:t>
            </w:r>
          </w:p>
        </w:tc>
        <w:tc>
          <w:tcPr>
            <w:tcW w:w="1530" w:type="dxa"/>
            <w:tcBorders>
              <w:top w:val="nil"/>
              <w:left w:val="nil"/>
              <w:bottom w:val="single" w:sz="4" w:space="0" w:color="auto"/>
              <w:right w:val="single" w:sz="4" w:space="0" w:color="auto"/>
            </w:tcBorders>
            <w:noWrap/>
            <w:vAlign w:val="center"/>
            <w:hideMark/>
          </w:tcPr>
          <w:p w14:paraId="44F869AB"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100,000</w:t>
            </w:r>
          </w:p>
        </w:tc>
      </w:tr>
      <w:tr w:rsidR="00F16605" w:rsidRPr="00620F9C" w14:paraId="7D8E5097"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11D0B39F"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39</w:t>
            </w:r>
          </w:p>
        </w:tc>
        <w:tc>
          <w:tcPr>
            <w:tcW w:w="7025" w:type="dxa"/>
            <w:tcBorders>
              <w:top w:val="nil"/>
              <w:left w:val="nil"/>
              <w:bottom w:val="single" w:sz="4" w:space="0" w:color="auto"/>
              <w:right w:val="single" w:sz="4" w:space="0" w:color="auto"/>
            </w:tcBorders>
            <w:noWrap/>
            <w:vAlign w:val="center"/>
            <w:hideMark/>
          </w:tcPr>
          <w:p w14:paraId="0E8786D3"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UAT Sign-off for ALM Reports</w:t>
            </w:r>
          </w:p>
        </w:tc>
        <w:tc>
          <w:tcPr>
            <w:tcW w:w="1530" w:type="dxa"/>
            <w:tcBorders>
              <w:top w:val="nil"/>
              <w:left w:val="nil"/>
              <w:bottom w:val="single" w:sz="4" w:space="0" w:color="auto"/>
              <w:right w:val="single" w:sz="4" w:space="0" w:color="auto"/>
            </w:tcBorders>
            <w:noWrap/>
            <w:vAlign w:val="center"/>
            <w:hideMark/>
          </w:tcPr>
          <w:p w14:paraId="004BF8A4"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200,000</w:t>
            </w:r>
          </w:p>
        </w:tc>
      </w:tr>
      <w:tr w:rsidR="00176E5D" w:rsidRPr="00620F9C" w14:paraId="33A5F4E3"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tcPr>
          <w:p w14:paraId="0871514A" w14:textId="4D1B28ED" w:rsidR="00176E5D" w:rsidRPr="00620F9C" w:rsidRDefault="00176E5D" w:rsidP="00877374">
            <w:pPr>
              <w:spacing w:after="0" w:line="240" w:lineRule="auto"/>
              <w:jc w:val="center"/>
              <w:rPr>
                <w:rFonts w:eastAsia="Times New Roman" w:cstheme="minorHAnsi"/>
                <w:color w:val="FF0000"/>
                <w:kern w:val="0"/>
                <w:sz w:val="20"/>
                <w:szCs w:val="20"/>
                <w:highlight w:val="yellow"/>
                <w14:ligatures w14:val="none"/>
              </w:rPr>
            </w:pPr>
            <w:r w:rsidRPr="00620F9C">
              <w:rPr>
                <w:rFonts w:eastAsia="Times New Roman" w:cstheme="minorHAnsi"/>
                <w:color w:val="FF0000"/>
                <w:kern w:val="0"/>
                <w:sz w:val="20"/>
                <w:szCs w:val="20"/>
                <w:highlight w:val="yellow"/>
                <w14:ligatures w14:val="none"/>
              </w:rPr>
              <w:t>40</w:t>
            </w:r>
          </w:p>
        </w:tc>
        <w:tc>
          <w:tcPr>
            <w:tcW w:w="7025" w:type="dxa"/>
            <w:tcBorders>
              <w:top w:val="nil"/>
              <w:left w:val="nil"/>
              <w:bottom w:val="single" w:sz="4" w:space="0" w:color="auto"/>
              <w:right w:val="single" w:sz="4" w:space="0" w:color="auto"/>
            </w:tcBorders>
            <w:noWrap/>
            <w:vAlign w:val="center"/>
          </w:tcPr>
          <w:p w14:paraId="7E483F26" w14:textId="2452627B" w:rsidR="00176E5D" w:rsidRPr="00620F9C" w:rsidRDefault="00176E5D" w:rsidP="00877374">
            <w:pPr>
              <w:spacing w:after="0" w:line="240" w:lineRule="auto"/>
              <w:rPr>
                <w:rFonts w:eastAsia="Times New Roman" w:cstheme="minorHAnsi"/>
                <w:color w:val="FF0000"/>
                <w:kern w:val="0"/>
                <w:sz w:val="20"/>
                <w:szCs w:val="20"/>
                <w:highlight w:val="yellow"/>
                <w14:ligatures w14:val="none"/>
              </w:rPr>
            </w:pPr>
            <w:r w:rsidRPr="00620F9C">
              <w:rPr>
                <w:rFonts w:eastAsia="Times New Roman" w:cstheme="minorHAnsi"/>
                <w:color w:val="FF0000"/>
                <w:kern w:val="0"/>
                <w:sz w:val="20"/>
                <w:szCs w:val="20"/>
                <w:highlight w:val="yellow"/>
                <w14:ligatures w14:val="none"/>
              </w:rPr>
              <w:t>Data Lake</w:t>
            </w:r>
          </w:p>
        </w:tc>
        <w:tc>
          <w:tcPr>
            <w:tcW w:w="1530" w:type="dxa"/>
            <w:tcBorders>
              <w:top w:val="nil"/>
              <w:left w:val="nil"/>
              <w:bottom w:val="single" w:sz="4" w:space="0" w:color="auto"/>
              <w:right w:val="single" w:sz="4" w:space="0" w:color="auto"/>
            </w:tcBorders>
            <w:noWrap/>
            <w:vAlign w:val="center"/>
          </w:tcPr>
          <w:p w14:paraId="34AB88A5" w14:textId="4910E877" w:rsidR="00176E5D" w:rsidRPr="00620F9C" w:rsidRDefault="00176E5D" w:rsidP="00877374">
            <w:pPr>
              <w:spacing w:after="0" w:line="240" w:lineRule="auto"/>
              <w:jc w:val="center"/>
              <w:rPr>
                <w:rFonts w:eastAsia="Times New Roman" w:cstheme="minorHAnsi"/>
                <w:color w:val="FF0000"/>
                <w:kern w:val="0"/>
                <w:sz w:val="20"/>
                <w:szCs w:val="20"/>
                <w14:ligatures w14:val="none"/>
              </w:rPr>
            </w:pPr>
            <w:r w:rsidRPr="00620F9C">
              <w:rPr>
                <w:rFonts w:eastAsia="Times New Roman" w:cstheme="minorHAnsi"/>
                <w:color w:val="FF0000"/>
                <w:kern w:val="0"/>
                <w:sz w:val="20"/>
                <w:szCs w:val="20"/>
                <w:highlight w:val="yellow"/>
                <w14:ligatures w14:val="none"/>
              </w:rPr>
              <w:t>300,000</w:t>
            </w:r>
          </w:p>
        </w:tc>
      </w:tr>
      <w:tr w:rsidR="00F16605" w:rsidRPr="00620F9C" w14:paraId="466201CF" w14:textId="77777777" w:rsidTr="00877374">
        <w:trPr>
          <w:trHeight w:val="300"/>
        </w:trPr>
        <w:tc>
          <w:tcPr>
            <w:tcW w:w="440" w:type="dxa"/>
            <w:tcBorders>
              <w:top w:val="nil"/>
              <w:left w:val="single" w:sz="4" w:space="0" w:color="auto"/>
              <w:bottom w:val="single" w:sz="4" w:space="0" w:color="auto"/>
              <w:right w:val="single" w:sz="4" w:space="0" w:color="auto"/>
            </w:tcBorders>
            <w:noWrap/>
            <w:vAlign w:val="center"/>
            <w:hideMark/>
          </w:tcPr>
          <w:p w14:paraId="57B6A6B8" w14:textId="687B365C" w:rsidR="00F16605" w:rsidRPr="00620F9C" w:rsidRDefault="00176E5D"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41</w:t>
            </w:r>
          </w:p>
        </w:tc>
        <w:tc>
          <w:tcPr>
            <w:tcW w:w="7025" w:type="dxa"/>
            <w:tcBorders>
              <w:top w:val="nil"/>
              <w:left w:val="nil"/>
              <w:bottom w:val="single" w:sz="4" w:space="0" w:color="auto"/>
              <w:right w:val="single" w:sz="4" w:space="0" w:color="auto"/>
            </w:tcBorders>
            <w:noWrap/>
            <w:vAlign w:val="center"/>
            <w:hideMark/>
          </w:tcPr>
          <w:p w14:paraId="1526BE6F" w14:textId="77777777" w:rsidR="00F16605" w:rsidRPr="00620F9C" w:rsidRDefault="00F16605" w:rsidP="00877374">
            <w:pPr>
              <w:spacing w:after="0" w:line="240" w:lineRule="auto"/>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Go-Live: ALM Reports</w:t>
            </w:r>
          </w:p>
        </w:tc>
        <w:tc>
          <w:tcPr>
            <w:tcW w:w="1530" w:type="dxa"/>
            <w:tcBorders>
              <w:top w:val="nil"/>
              <w:left w:val="nil"/>
              <w:bottom w:val="single" w:sz="4" w:space="0" w:color="auto"/>
              <w:right w:val="single" w:sz="4" w:space="0" w:color="auto"/>
            </w:tcBorders>
            <w:noWrap/>
            <w:vAlign w:val="center"/>
            <w:hideMark/>
          </w:tcPr>
          <w:p w14:paraId="0A6456C9" w14:textId="77777777" w:rsidR="00F16605" w:rsidRPr="00620F9C" w:rsidRDefault="00F16605" w:rsidP="00877374">
            <w:pPr>
              <w:spacing w:after="0" w:line="240" w:lineRule="auto"/>
              <w:jc w:val="center"/>
              <w:rPr>
                <w:rFonts w:eastAsia="Times New Roman" w:cstheme="minorHAnsi"/>
                <w:color w:val="000000"/>
                <w:kern w:val="0"/>
                <w:sz w:val="20"/>
                <w:szCs w:val="20"/>
                <w14:ligatures w14:val="none"/>
              </w:rPr>
            </w:pPr>
            <w:r w:rsidRPr="00620F9C">
              <w:rPr>
                <w:rFonts w:eastAsia="Times New Roman" w:cstheme="minorHAnsi"/>
                <w:color w:val="000000"/>
                <w:kern w:val="0"/>
                <w:sz w:val="20"/>
                <w:szCs w:val="20"/>
                <w14:ligatures w14:val="none"/>
              </w:rPr>
              <w:t>200,000</w:t>
            </w:r>
          </w:p>
        </w:tc>
      </w:tr>
    </w:tbl>
    <w:p w14:paraId="71794500" w14:textId="70ED4783" w:rsidR="008B0247" w:rsidRPr="00620F9C" w:rsidRDefault="008B0247" w:rsidP="00174386">
      <w:pPr>
        <w:pStyle w:val="NormalWeb"/>
        <w:jc w:val="both"/>
        <w:rPr>
          <w:rFonts w:asciiTheme="minorHAnsi" w:hAnsiTheme="minorHAnsi" w:cstheme="minorHAnsi"/>
        </w:rPr>
      </w:pPr>
      <w:r w:rsidRPr="00620F9C">
        <w:rPr>
          <w:rFonts w:asciiTheme="minorHAnsi" w:hAnsiTheme="minorHAnsi" w:cstheme="minorHAnsi"/>
        </w:rPr>
        <w:t>For each payment, the required tax will be deducted at source. The client will bear the applicable VAT.</w:t>
      </w:r>
    </w:p>
    <w:p w14:paraId="31D84DCC" w14:textId="77777777" w:rsidR="00241A26" w:rsidRDefault="00241A26" w:rsidP="00C136C3">
      <w:pPr>
        <w:rPr>
          <w:rFonts w:cstheme="minorHAnsi"/>
          <w:kern w:val="0"/>
          <w:sz w:val="36"/>
          <w:szCs w:val="36"/>
        </w:rPr>
      </w:pPr>
    </w:p>
    <w:p w14:paraId="69D9A49F" w14:textId="3DF66D9F" w:rsidR="0053396C" w:rsidRPr="00620F9C" w:rsidRDefault="0053396C" w:rsidP="00C136C3">
      <w:pPr>
        <w:rPr>
          <w:rFonts w:cstheme="minorHAnsi"/>
          <w:kern w:val="0"/>
          <w:sz w:val="36"/>
          <w:szCs w:val="36"/>
        </w:rPr>
      </w:pPr>
      <w:r w:rsidRPr="00620F9C">
        <w:rPr>
          <w:rFonts w:cstheme="minorHAnsi"/>
          <w:kern w:val="0"/>
          <w:sz w:val="36"/>
          <w:szCs w:val="36"/>
        </w:rPr>
        <w:t xml:space="preserve">7. </w:t>
      </w:r>
      <w:r w:rsidR="006B268B" w:rsidRPr="00620F9C">
        <w:rPr>
          <w:rFonts w:cstheme="minorHAnsi"/>
          <w:kern w:val="0"/>
          <w:sz w:val="36"/>
          <w:szCs w:val="36"/>
        </w:rPr>
        <w:t xml:space="preserve">POST GO LIVE SUPPORT </w:t>
      </w:r>
    </w:p>
    <w:p w14:paraId="0CB89E45" w14:textId="77777777" w:rsidR="00241A26" w:rsidRPr="00241A26" w:rsidRDefault="00241A26" w:rsidP="00241A26">
      <w:pPr>
        <w:pStyle w:val="NormalWeb"/>
        <w:spacing w:line="276" w:lineRule="auto"/>
        <w:jc w:val="both"/>
        <w:rPr>
          <w:rFonts w:asciiTheme="minorHAnsi" w:hAnsiTheme="minorHAnsi" w:cstheme="minorHAnsi"/>
        </w:rPr>
      </w:pPr>
      <w:r w:rsidRPr="00241A26">
        <w:rPr>
          <w:rFonts w:asciiTheme="minorHAnsi" w:hAnsiTheme="minorHAnsi" w:cstheme="minorHAnsi"/>
        </w:rPr>
        <w:t>Upon completion and formal acceptance of the implementation project, the Parties may consider entering into a separate agreement for post-implementation support services. This subsequent agreement will detail the scope of support services, service levels, and annual maintenance fees, which shall not exceed the price quoted during the Financial Offer negotiation on January 8, 2026.</w:t>
      </w:r>
    </w:p>
    <w:p w14:paraId="2E11634B" w14:textId="77777777" w:rsidR="00241A26" w:rsidRDefault="00241A26" w:rsidP="00C136C3">
      <w:pPr>
        <w:rPr>
          <w:rFonts w:cstheme="minorHAnsi"/>
          <w:kern w:val="0"/>
          <w:sz w:val="36"/>
          <w:szCs w:val="36"/>
        </w:rPr>
      </w:pPr>
    </w:p>
    <w:p w14:paraId="265A480F" w14:textId="522D4733" w:rsidR="0053396C" w:rsidRPr="00620F9C" w:rsidRDefault="0053396C" w:rsidP="00C136C3">
      <w:pPr>
        <w:rPr>
          <w:rFonts w:cstheme="minorHAnsi"/>
          <w:kern w:val="0"/>
          <w:sz w:val="36"/>
          <w:szCs w:val="36"/>
        </w:rPr>
      </w:pPr>
      <w:r w:rsidRPr="00620F9C">
        <w:rPr>
          <w:rFonts w:cstheme="minorHAnsi"/>
          <w:kern w:val="0"/>
          <w:sz w:val="36"/>
          <w:szCs w:val="36"/>
        </w:rPr>
        <w:t>8. DATA OWNERSHIP, CONFIDENTIALITY, AND SECURITY</w:t>
      </w:r>
    </w:p>
    <w:p w14:paraId="708B1F7E" w14:textId="15345232" w:rsidR="0053396C" w:rsidRPr="00620F9C" w:rsidRDefault="0053396C" w:rsidP="00FB3098">
      <w:pPr>
        <w:jc w:val="both"/>
        <w:rPr>
          <w:rFonts w:cstheme="minorHAnsi"/>
          <w:kern w:val="0"/>
          <w:sz w:val="24"/>
          <w:szCs w:val="24"/>
        </w:rPr>
      </w:pPr>
      <w:r w:rsidRPr="00620F9C">
        <w:rPr>
          <w:rFonts w:cstheme="minorHAnsi"/>
          <w:kern w:val="0"/>
          <w:sz w:val="24"/>
          <w:szCs w:val="24"/>
        </w:rPr>
        <w:t xml:space="preserve">8.1 All data, reports, and outputs are sole property of the </w:t>
      </w:r>
      <w:r w:rsidR="00D76D0F" w:rsidRPr="00620F9C">
        <w:rPr>
          <w:rFonts w:cstheme="minorHAnsi"/>
          <w:kern w:val="0"/>
          <w:sz w:val="24"/>
          <w:szCs w:val="24"/>
        </w:rPr>
        <w:t>Client</w:t>
      </w:r>
      <w:r w:rsidRPr="00620F9C">
        <w:rPr>
          <w:rFonts w:cstheme="minorHAnsi"/>
          <w:kern w:val="0"/>
          <w:sz w:val="24"/>
          <w:szCs w:val="24"/>
        </w:rPr>
        <w:t>.</w:t>
      </w:r>
    </w:p>
    <w:p w14:paraId="24441FE2" w14:textId="23DA15D3" w:rsidR="0053396C" w:rsidRPr="00620F9C" w:rsidRDefault="0053396C" w:rsidP="00FB3098">
      <w:pPr>
        <w:jc w:val="both"/>
        <w:rPr>
          <w:rFonts w:cstheme="minorHAnsi"/>
          <w:kern w:val="0"/>
          <w:sz w:val="24"/>
          <w:szCs w:val="24"/>
        </w:rPr>
      </w:pPr>
      <w:r w:rsidRPr="00620F9C">
        <w:rPr>
          <w:rFonts w:cstheme="minorHAnsi"/>
          <w:kern w:val="0"/>
          <w:sz w:val="24"/>
          <w:szCs w:val="24"/>
        </w:rPr>
        <w:t xml:space="preserve">8.2 The </w:t>
      </w:r>
      <w:r w:rsidR="00AE173D" w:rsidRPr="00620F9C">
        <w:rPr>
          <w:rFonts w:cstheme="minorHAnsi"/>
          <w:kern w:val="0"/>
          <w:sz w:val="24"/>
          <w:szCs w:val="24"/>
        </w:rPr>
        <w:t>Company</w:t>
      </w:r>
      <w:r w:rsidRPr="00620F9C">
        <w:rPr>
          <w:rFonts w:cstheme="minorHAnsi"/>
          <w:kern w:val="0"/>
          <w:sz w:val="24"/>
          <w:szCs w:val="24"/>
        </w:rPr>
        <w:t xml:space="preserve"> shall not access or disclose data except for support purposes </w:t>
      </w:r>
      <w:r w:rsidRPr="00CB4688">
        <w:rPr>
          <w:rFonts w:cstheme="minorHAnsi"/>
          <w:kern w:val="0"/>
          <w:sz w:val="24"/>
          <w:szCs w:val="24"/>
        </w:rPr>
        <w:t>with</w:t>
      </w:r>
      <w:r w:rsidR="00C82939" w:rsidRPr="00CB4688">
        <w:rPr>
          <w:rFonts w:cstheme="minorHAnsi"/>
          <w:kern w:val="0"/>
          <w:sz w:val="24"/>
          <w:szCs w:val="24"/>
        </w:rPr>
        <w:t>out</w:t>
      </w:r>
      <w:r w:rsidRPr="00620F9C">
        <w:rPr>
          <w:rFonts w:cstheme="minorHAnsi"/>
          <w:kern w:val="0"/>
          <w:sz w:val="24"/>
          <w:szCs w:val="24"/>
        </w:rPr>
        <w:t xml:space="preserve"> authorization.</w:t>
      </w:r>
    </w:p>
    <w:p w14:paraId="6487E55C" w14:textId="5A5A5A93" w:rsidR="0053396C" w:rsidRPr="00620F9C" w:rsidRDefault="0053396C" w:rsidP="00FB3098">
      <w:pPr>
        <w:jc w:val="both"/>
        <w:rPr>
          <w:rFonts w:cstheme="minorHAnsi"/>
          <w:kern w:val="0"/>
          <w:sz w:val="24"/>
          <w:szCs w:val="24"/>
        </w:rPr>
      </w:pPr>
      <w:r w:rsidRPr="00620F9C">
        <w:rPr>
          <w:rFonts w:cstheme="minorHAnsi"/>
          <w:kern w:val="0"/>
          <w:sz w:val="24"/>
          <w:szCs w:val="24"/>
        </w:rPr>
        <w:t xml:space="preserve">8.3 The </w:t>
      </w:r>
      <w:r w:rsidR="00AE173D" w:rsidRPr="00620F9C">
        <w:rPr>
          <w:rFonts w:cstheme="minorHAnsi"/>
          <w:kern w:val="0"/>
          <w:sz w:val="24"/>
          <w:szCs w:val="24"/>
        </w:rPr>
        <w:t>Company</w:t>
      </w:r>
      <w:r w:rsidRPr="00620F9C">
        <w:rPr>
          <w:rFonts w:cstheme="minorHAnsi"/>
          <w:kern w:val="0"/>
          <w:sz w:val="24"/>
          <w:szCs w:val="24"/>
        </w:rPr>
        <w:t xml:space="preserve"> shall comply with Bangladesh </w:t>
      </w:r>
      <w:r w:rsidR="00174386" w:rsidRPr="00620F9C">
        <w:rPr>
          <w:rFonts w:cstheme="minorHAnsi"/>
          <w:kern w:val="0"/>
          <w:sz w:val="24"/>
          <w:szCs w:val="24"/>
        </w:rPr>
        <w:t>Bank</w:t>
      </w:r>
      <w:r w:rsidRPr="00620F9C">
        <w:rPr>
          <w:rFonts w:cstheme="minorHAnsi"/>
          <w:kern w:val="0"/>
          <w:sz w:val="24"/>
          <w:szCs w:val="24"/>
        </w:rPr>
        <w:t xml:space="preserve"> ICT Security Guidelines, Cyber Security Guidelines, and Data Localization requirements.</w:t>
      </w:r>
    </w:p>
    <w:p w14:paraId="5EC926F5" w14:textId="77777777" w:rsidR="00174386" w:rsidRPr="00620F9C" w:rsidRDefault="0053396C" w:rsidP="00174386">
      <w:pPr>
        <w:jc w:val="both"/>
        <w:rPr>
          <w:rFonts w:cstheme="minorHAnsi"/>
        </w:rPr>
      </w:pPr>
      <w:r w:rsidRPr="00620F9C">
        <w:rPr>
          <w:rFonts w:cstheme="minorHAnsi"/>
          <w:kern w:val="0"/>
          <w:sz w:val="24"/>
          <w:szCs w:val="24"/>
        </w:rPr>
        <w:t xml:space="preserve">8.4 </w:t>
      </w:r>
      <w:r w:rsidR="00174386" w:rsidRPr="00620F9C">
        <w:rPr>
          <w:rFonts w:cstheme="minorHAnsi"/>
        </w:rPr>
        <w:t>In the event of liquidation or a change in the Board of Directors, the company shall transfer the source code to the client.</w:t>
      </w:r>
    </w:p>
    <w:p w14:paraId="614848AB" w14:textId="77777777" w:rsidR="00174386" w:rsidRPr="00620F9C" w:rsidRDefault="00174386" w:rsidP="00174386">
      <w:pPr>
        <w:jc w:val="both"/>
        <w:rPr>
          <w:rFonts w:cstheme="minorHAnsi"/>
          <w:kern w:val="0"/>
          <w:sz w:val="36"/>
          <w:szCs w:val="36"/>
        </w:rPr>
      </w:pPr>
    </w:p>
    <w:p w14:paraId="62DEABD9" w14:textId="77777777" w:rsidR="00241A26" w:rsidRDefault="00241A26" w:rsidP="00174386">
      <w:pPr>
        <w:jc w:val="both"/>
        <w:rPr>
          <w:rFonts w:cstheme="minorHAnsi"/>
          <w:kern w:val="0"/>
          <w:sz w:val="36"/>
          <w:szCs w:val="36"/>
        </w:rPr>
      </w:pPr>
    </w:p>
    <w:p w14:paraId="73AA2FE8" w14:textId="6C1B0012" w:rsidR="0053396C" w:rsidRPr="00620F9C" w:rsidRDefault="0053396C" w:rsidP="00174386">
      <w:pPr>
        <w:jc w:val="both"/>
        <w:rPr>
          <w:rFonts w:cstheme="minorHAnsi"/>
          <w:kern w:val="0"/>
          <w:sz w:val="36"/>
          <w:szCs w:val="36"/>
        </w:rPr>
      </w:pPr>
      <w:r w:rsidRPr="00620F9C">
        <w:rPr>
          <w:rFonts w:cstheme="minorHAnsi"/>
          <w:kern w:val="0"/>
          <w:sz w:val="36"/>
          <w:szCs w:val="36"/>
        </w:rPr>
        <w:lastRenderedPageBreak/>
        <w:t>9. AUDIT, INSPECTION, AND REGULATOR ACCESS</w:t>
      </w:r>
    </w:p>
    <w:p w14:paraId="62FCDA2E" w14:textId="1C52FEA2" w:rsidR="0053396C" w:rsidRPr="00620F9C" w:rsidRDefault="0053396C" w:rsidP="00C136C3">
      <w:pPr>
        <w:rPr>
          <w:rFonts w:cstheme="minorHAnsi"/>
          <w:kern w:val="0"/>
          <w:sz w:val="24"/>
          <w:szCs w:val="24"/>
        </w:rPr>
      </w:pPr>
      <w:r w:rsidRPr="00620F9C">
        <w:rPr>
          <w:rFonts w:cstheme="minorHAnsi"/>
          <w:kern w:val="0"/>
          <w:sz w:val="24"/>
          <w:szCs w:val="24"/>
        </w:rPr>
        <w:t xml:space="preserve">The </w:t>
      </w:r>
      <w:r w:rsidR="00D76D0F" w:rsidRPr="00620F9C">
        <w:rPr>
          <w:rFonts w:cstheme="minorHAnsi"/>
          <w:kern w:val="0"/>
          <w:sz w:val="24"/>
          <w:szCs w:val="24"/>
        </w:rPr>
        <w:t>Client</w:t>
      </w:r>
      <w:r w:rsidRPr="00620F9C">
        <w:rPr>
          <w:rFonts w:cstheme="minorHAnsi"/>
          <w:kern w:val="0"/>
          <w:sz w:val="24"/>
          <w:szCs w:val="24"/>
        </w:rPr>
        <w:t>, its auditors, and Bangladesh</w:t>
      </w:r>
      <w:r w:rsidR="00174386" w:rsidRPr="00620F9C">
        <w:rPr>
          <w:rFonts w:cstheme="minorHAnsi"/>
          <w:kern w:val="0"/>
          <w:sz w:val="24"/>
          <w:szCs w:val="24"/>
        </w:rPr>
        <w:t xml:space="preserve"> Bank</w:t>
      </w:r>
      <w:r w:rsidRPr="00620F9C">
        <w:rPr>
          <w:rFonts w:cstheme="minorHAnsi"/>
          <w:kern w:val="0"/>
          <w:sz w:val="24"/>
          <w:szCs w:val="24"/>
        </w:rPr>
        <w:t xml:space="preserve"> may audit the system, logs, and controls. The </w:t>
      </w:r>
      <w:r w:rsidR="00AE173D" w:rsidRPr="00620F9C">
        <w:rPr>
          <w:rFonts w:cstheme="minorHAnsi"/>
          <w:kern w:val="0"/>
          <w:sz w:val="24"/>
          <w:szCs w:val="24"/>
        </w:rPr>
        <w:t>Company</w:t>
      </w:r>
      <w:r w:rsidRPr="00620F9C">
        <w:rPr>
          <w:rFonts w:cstheme="minorHAnsi"/>
          <w:kern w:val="0"/>
          <w:sz w:val="24"/>
          <w:szCs w:val="24"/>
        </w:rPr>
        <w:t xml:space="preserve"> shall provide full cooperation without additional cost.</w:t>
      </w:r>
    </w:p>
    <w:p w14:paraId="6CDE0D2A" w14:textId="77777777" w:rsidR="0053396C" w:rsidRPr="00620F9C" w:rsidRDefault="0053396C" w:rsidP="00FB3098">
      <w:pPr>
        <w:spacing w:before="480"/>
        <w:rPr>
          <w:rFonts w:cstheme="minorHAnsi"/>
          <w:kern w:val="0"/>
          <w:sz w:val="36"/>
          <w:szCs w:val="36"/>
        </w:rPr>
      </w:pPr>
      <w:r w:rsidRPr="00620F9C">
        <w:rPr>
          <w:rFonts w:cstheme="minorHAnsi"/>
          <w:kern w:val="0"/>
          <w:sz w:val="36"/>
          <w:szCs w:val="36"/>
        </w:rPr>
        <w:t>10. BUSINESS CONTINUITY AND DR</w:t>
      </w:r>
    </w:p>
    <w:p w14:paraId="1DAC0237" w14:textId="7F536DD1" w:rsidR="0053396C" w:rsidRPr="00620F9C" w:rsidRDefault="0053396C" w:rsidP="00C136C3">
      <w:pPr>
        <w:rPr>
          <w:rFonts w:cstheme="minorHAnsi"/>
          <w:kern w:val="0"/>
          <w:sz w:val="24"/>
          <w:szCs w:val="24"/>
        </w:rPr>
      </w:pPr>
      <w:r w:rsidRPr="00620F9C">
        <w:rPr>
          <w:rFonts w:cstheme="minorHAnsi"/>
          <w:kern w:val="0"/>
          <w:sz w:val="24"/>
          <w:szCs w:val="24"/>
        </w:rPr>
        <w:t xml:space="preserve">The </w:t>
      </w:r>
      <w:r w:rsidR="00AE173D" w:rsidRPr="00620F9C">
        <w:rPr>
          <w:rFonts w:cstheme="minorHAnsi"/>
          <w:kern w:val="0"/>
          <w:sz w:val="24"/>
          <w:szCs w:val="24"/>
        </w:rPr>
        <w:t>Company</w:t>
      </w:r>
      <w:r w:rsidRPr="00620F9C">
        <w:rPr>
          <w:rFonts w:cstheme="minorHAnsi"/>
          <w:kern w:val="0"/>
          <w:sz w:val="24"/>
          <w:szCs w:val="24"/>
        </w:rPr>
        <w:t xml:space="preserve"> shall ensure backup, disaster recovery, and recovery time objectives aligned with the </w:t>
      </w:r>
      <w:r w:rsidR="00D76D0F" w:rsidRPr="00620F9C">
        <w:rPr>
          <w:rFonts w:cstheme="minorHAnsi"/>
          <w:kern w:val="0"/>
          <w:sz w:val="24"/>
          <w:szCs w:val="24"/>
        </w:rPr>
        <w:t>Client</w:t>
      </w:r>
      <w:r w:rsidRPr="00620F9C">
        <w:rPr>
          <w:rFonts w:cstheme="minorHAnsi"/>
          <w:kern w:val="0"/>
          <w:sz w:val="24"/>
          <w:szCs w:val="24"/>
        </w:rPr>
        <w:t>’s DR policy.</w:t>
      </w:r>
    </w:p>
    <w:p w14:paraId="56FBA2AC" w14:textId="77777777" w:rsidR="0053396C" w:rsidRPr="00620F9C" w:rsidRDefault="0053396C" w:rsidP="00FB3098">
      <w:pPr>
        <w:spacing w:before="480"/>
        <w:rPr>
          <w:rFonts w:cstheme="minorHAnsi"/>
          <w:kern w:val="0"/>
          <w:sz w:val="36"/>
          <w:szCs w:val="36"/>
        </w:rPr>
      </w:pPr>
      <w:r w:rsidRPr="00620F9C">
        <w:rPr>
          <w:rFonts w:cstheme="minorHAnsi"/>
          <w:kern w:val="0"/>
          <w:sz w:val="36"/>
          <w:szCs w:val="36"/>
        </w:rPr>
        <w:t>11. INDEMNITY</w:t>
      </w:r>
    </w:p>
    <w:p w14:paraId="1981DCD2" w14:textId="77777777" w:rsidR="00515ED9" w:rsidRDefault="009126B5" w:rsidP="009126B5">
      <w:pPr>
        <w:spacing w:after="120" w:line="240" w:lineRule="auto"/>
        <w:jc w:val="both"/>
        <w:rPr>
          <w:ins w:id="0" w:author="Jannatul Ferdoush | Legal | HO" w:date="2026-02-15T11:07:00Z"/>
          <w:rFonts w:cstheme="minorHAnsi"/>
          <w:kern w:val="0"/>
          <w:sz w:val="24"/>
          <w:szCs w:val="24"/>
          <w:highlight w:val="yellow"/>
        </w:rPr>
      </w:pPr>
      <w:r w:rsidRPr="009126B5">
        <w:rPr>
          <w:rFonts w:cstheme="minorHAnsi"/>
          <w:kern w:val="0"/>
          <w:sz w:val="24"/>
          <w:szCs w:val="24"/>
          <w:highlight w:val="yellow"/>
        </w:rPr>
        <w:t xml:space="preserve">The Company shall indemnify and hold harmless the Client against </w:t>
      </w:r>
      <w:ins w:id="1" w:author="Jannatul Ferdoush | Legal | HO" w:date="2026-02-15T11:06:00Z">
        <w:r w:rsidR="00515ED9">
          <w:rPr>
            <w:rFonts w:cstheme="minorHAnsi"/>
            <w:kern w:val="0"/>
            <w:sz w:val="24"/>
            <w:szCs w:val="24"/>
            <w:highlight w:val="yellow"/>
          </w:rPr>
          <w:t xml:space="preserve">all </w:t>
        </w:r>
      </w:ins>
      <w:del w:id="2" w:author="Jannatul Ferdoush | Legal | HO" w:date="2026-02-15T11:06:00Z">
        <w:r w:rsidRPr="009126B5" w:rsidDel="00515ED9">
          <w:rPr>
            <w:rFonts w:cstheme="minorHAnsi"/>
            <w:kern w:val="0"/>
            <w:sz w:val="24"/>
            <w:szCs w:val="24"/>
            <w:highlight w:val="yellow"/>
          </w:rPr>
          <w:delText>direct</w:delText>
        </w:r>
      </w:del>
      <w:r w:rsidRPr="009126B5">
        <w:rPr>
          <w:rFonts w:cstheme="minorHAnsi"/>
          <w:kern w:val="0"/>
          <w:sz w:val="24"/>
          <w:szCs w:val="24"/>
          <w:highlight w:val="yellow"/>
        </w:rPr>
        <w:t xml:space="preserve"> losses, damages,</w:t>
      </w:r>
      <w:ins w:id="3" w:author="Jannatul Ferdoush | Legal | HO" w:date="2026-02-15T11:06:00Z">
        <w:r w:rsidR="00515ED9">
          <w:rPr>
            <w:rFonts w:cstheme="minorHAnsi"/>
            <w:kern w:val="0"/>
            <w:sz w:val="24"/>
            <w:szCs w:val="24"/>
            <w:highlight w:val="yellow"/>
          </w:rPr>
          <w:t xml:space="preserve"> claims, penalties, regulatory fines, costs and expenses </w:t>
        </w:r>
      </w:ins>
      <w:ins w:id="4" w:author="Jannatul Ferdoush | Legal | HO" w:date="2026-02-15T11:07:00Z">
        <w:r w:rsidR="00515ED9">
          <w:rPr>
            <w:rFonts w:cstheme="minorHAnsi"/>
            <w:kern w:val="0"/>
            <w:sz w:val="24"/>
            <w:szCs w:val="24"/>
            <w:highlight w:val="yellow"/>
          </w:rPr>
          <w:t xml:space="preserve">(including reasonable legal fees) </w:t>
        </w:r>
      </w:ins>
      <w:del w:id="5" w:author="Jannatul Ferdoush | Legal | HO" w:date="2026-02-15T11:07:00Z">
        <w:r w:rsidRPr="009126B5" w:rsidDel="00515ED9">
          <w:rPr>
            <w:rFonts w:cstheme="minorHAnsi"/>
            <w:kern w:val="0"/>
            <w:sz w:val="24"/>
            <w:szCs w:val="24"/>
            <w:highlight w:val="yellow"/>
          </w:rPr>
          <w:delText xml:space="preserve"> and third-party claims</w:delText>
        </w:r>
      </w:del>
      <w:r w:rsidRPr="009126B5">
        <w:rPr>
          <w:rFonts w:cstheme="minorHAnsi"/>
          <w:kern w:val="0"/>
          <w:sz w:val="24"/>
          <w:szCs w:val="24"/>
          <w:highlight w:val="yellow"/>
        </w:rPr>
        <w:t xml:space="preserve"> arising </w:t>
      </w:r>
      <w:ins w:id="6" w:author="Jannatul Ferdoush | Legal | HO" w:date="2026-02-15T10:58:00Z">
        <w:r w:rsidR="00C6222F">
          <w:rPr>
            <w:rFonts w:cstheme="minorHAnsi"/>
            <w:kern w:val="0"/>
            <w:sz w:val="24"/>
            <w:szCs w:val="24"/>
            <w:highlight w:val="yellow"/>
          </w:rPr>
          <w:t>out of or in connection with</w:t>
        </w:r>
      </w:ins>
      <w:ins w:id="7" w:author="Jannatul Ferdoush | Legal | HO" w:date="2026-02-15T11:07:00Z">
        <w:r w:rsidR="00515ED9">
          <w:rPr>
            <w:rFonts w:cstheme="minorHAnsi"/>
            <w:kern w:val="0"/>
            <w:sz w:val="24"/>
            <w:szCs w:val="24"/>
            <w:highlight w:val="yellow"/>
          </w:rPr>
          <w:t xml:space="preserve">: </w:t>
        </w:r>
      </w:ins>
    </w:p>
    <w:p w14:paraId="6E129939" w14:textId="77777777" w:rsidR="00515ED9" w:rsidRPr="00515ED9" w:rsidRDefault="009126B5">
      <w:pPr>
        <w:pStyle w:val="ListParagraph"/>
        <w:spacing w:before="100" w:beforeAutospacing="1" w:after="100" w:afterAutospacing="1" w:line="240" w:lineRule="auto"/>
        <w:ind w:left="1080"/>
        <w:rPr>
          <w:ins w:id="8" w:author="Jannatul Ferdoush | Legal | HO" w:date="2026-02-15T11:08:00Z"/>
          <w:rFonts w:ascii="Times New Roman" w:eastAsia="Times New Roman" w:hAnsi="Times New Roman" w:cs="Times New Roman"/>
          <w:kern w:val="0"/>
          <w:sz w:val="24"/>
          <w:szCs w:val="24"/>
          <w14:ligatures w14:val="none"/>
          <w:rPrChange w:id="9" w:author="Jannatul Ferdoush | Legal | HO" w:date="2026-02-15T11:08:00Z">
            <w:rPr>
              <w:ins w:id="10" w:author="Jannatul Ferdoush | Legal | HO" w:date="2026-02-15T11:08:00Z"/>
              <w:rFonts w:cstheme="minorHAnsi"/>
              <w:kern w:val="0"/>
              <w:sz w:val="24"/>
              <w:szCs w:val="24"/>
              <w:highlight w:val="yellow"/>
            </w:rPr>
          </w:rPrChange>
        </w:rPr>
        <w:pPrChange w:id="11" w:author="Jannatul Ferdoush | Legal | HO" w:date="2026-02-15T11:08:00Z">
          <w:pPr>
            <w:pStyle w:val="ListParagraph"/>
            <w:numPr>
              <w:numId w:val="22"/>
            </w:numPr>
            <w:spacing w:before="100" w:beforeAutospacing="1" w:after="100" w:afterAutospacing="1" w:line="240" w:lineRule="auto"/>
            <w:ind w:left="1080" w:hanging="720"/>
          </w:pPr>
        </w:pPrChange>
      </w:pPr>
      <w:del w:id="12" w:author="Jannatul Ferdoush | Legal | HO" w:date="2026-02-15T11:08:00Z">
        <w:r w:rsidRPr="00515ED9" w:rsidDel="00515ED9">
          <w:rPr>
            <w:rFonts w:cstheme="minorHAnsi"/>
            <w:kern w:val="0"/>
            <w:sz w:val="24"/>
            <w:szCs w:val="24"/>
            <w:highlight w:val="yellow"/>
            <w:rPrChange w:id="13" w:author="Jannatul Ferdoush | Legal | HO" w:date="2026-02-15T11:07:00Z">
              <w:rPr>
                <w:highlight w:val="yellow"/>
              </w:rPr>
            </w:rPrChange>
          </w:rPr>
          <w:delText>solely and directly from the Company’s willful misconduct, gross negligence, or proven breach of this Agreement in the performance of the Services.</w:delText>
        </w:r>
      </w:del>
    </w:p>
    <w:p w14:paraId="5D9BE1DF" w14:textId="77777777" w:rsidR="00515ED9" w:rsidRDefault="00515ED9" w:rsidP="00515ED9">
      <w:pPr>
        <w:pStyle w:val="ListParagraph"/>
        <w:numPr>
          <w:ilvl w:val="0"/>
          <w:numId w:val="22"/>
        </w:numPr>
        <w:spacing w:before="100" w:beforeAutospacing="1" w:after="100" w:afterAutospacing="1" w:line="240" w:lineRule="auto"/>
        <w:rPr>
          <w:ins w:id="14" w:author="Jannatul Ferdoush | Legal | HO" w:date="2026-02-15T11:08:00Z"/>
          <w:rFonts w:ascii="Times New Roman" w:eastAsia="Times New Roman" w:hAnsi="Times New Roman" w:cs="Times New Roman"/>
          <w:kern w:val="0"/>
          <w:sz w:val="24"/>
          <w:szCs w:val="24"/>
          <w14:ligatures w14:val="none"/>
        </w:rPr>
      </w:pPr>
      <w:ins w:id="15" w:author="Jannatul Ferdoush | Legal | HO" w:date="2026-02-15T11:08:00Z">
        <w:r w:rsidRPr="00515ED9">
          <w:rPr>
            <w:rFonts w:ascii="Times New Roman" w:eastAsia="Times New Roman" w:hAnsi="Times New Roman" w:cs="Times New Roman"/>
            <w:kern w:val="0"/>
            <w:sz w:val="24"/>
            <w:szCs w:val="24"/>
            <w14:ligatures w14:val="none"/>
          </w:rPr>
          <w:t>any negligence (including gross negligence), willful misconduct, or breach of this Agreement by the Company;</w:t>
        </w:r>
      </w:ins>
    </w:p>
    <w:p w14:paraId="7B9D8051" w14:textId="77777777" w:rsidR="00515ED9" w:rsidRDefault="00515ED9" w:rsidP="00515ED9">
      <w:pPr>
        <w:pStyle w:val="ListParagraph"/>
        <w:numPr>
          <w:ilvl w:val="0"/>
          <w:numId w:val="22"/>
        </w:numPr>
        <w:spacing w:before="100" w:beforeAutospacing="1" w:after="100" w:afterAutospacing="1" w:line="240" w:lineRule="auto"/>
        <w:rPr>
          <w:ins w:id="16" w:author="Jannatul Ferdoush | Legal | HO" w:date="2026-02-15T11:09:00Z"/>
          <w:rFonts w:ascii="Times New Roman" w:eastAsia="Times New Roman" w:hAnsi="Times New Roman" w:cs="Times New Roman"/>
          <w:kern w:val="0"/>
          <w:sz w:val="24"/>
          <w:szCs w:val="24"/>
          <w14:ligatures w14:val="none"/>
        </w:rPr>
      </w:pPr>
      <w:ins w:id="17" w:author="Jannatul Ferdoush | Legal | HO" w:date="2026-02-15T11:08:00Z">
        <w:r w:rsidRPr="00515ED9">
          <w:rPr>
            <w:rFonts w:ascii="Times New Roman" w:eastAsia="Times New Roman" w:hAnsi="Times New Roman" w:cs="Times New Roman"/>
            <w:kern w:val="0"/>
            <w:sz w:val="24"/>
            <w:szCs w:val="24"/>
            <w14:ligatures w14:val="none"/>
          </w:rPr>
          <w:t>any defect, error, inaccuracy, or failure of the Software</w:t>
        </w:r>
      </w:ins>
      <w:ins w:id="18" w:author="Jannatul Ferdoush | Legal | HO" w:date="2026-02-15T11:09:00Z">
        <w:r>
          <w:rPr>
            <w:rFonts w:ascii="Times New Roman" w:eastAsia="Times New Roman" w:hAnsi="Times New Roman" w:cs="Times New Roman"/>
            <w:kern w:val="0"/>
            <w:sz w:val="24"/>
            <w:szCs w:val="24"/>
            <w14:ligatures w14:val="none"/>
          </w:rPr>
          <w:t>;</w:t>
        </w:r>
      </w:ins>
    </w:p>
    <w:p w14:paraId="04AB1179" w14:textId="77777777" w:rsidR="00515ED9" w:rsidRDefault="00515ED9" w:rsidP="00515ED9">
      <w:pPr>
        <w:pStyle w:val="ListParagraph"/>
        <w:numPr>
          <w:ilvl w:val="0"/>
          <w:numId w:val="22"/>
        </w:numPr>
        <w:spacing w:before="100" w:beforeAutospacing="1" w:after="100" w:afterAutospacing="1" w:line="240" w:lineRule="auto"/>
        <w:rPr>
          <w:ins w:id="19" w:author="Jannatul Ferdoush | Legal | HO" w:date="2026-02-15T11:09:00Z"/>
          <w:rFonts w:ascii="Times New Roman" w:eastAsia="Times New Roman" w:hAnsi="Times New Roman" w:cs="Times New Roman"/>
          <w:kern w:val="0"/>
          <w:sz w:val="24"/>
          <w:szCs w:val="24"/>
          <w14:ligatures w14:val="none"/>
        </w:rPr>
      </w:pPr>
      <w:ins w:id="20" w:author="Jannatul Ferdoush | Legal | HO" w:date="2026-02-15T11:08:00Z">
        <w:r w:rsidRPr="00515ED9">
          <w:rPr>
            <w:rFonts w:ascii="Times New Roman" w:eastAsia="Times New Roman" w:hAnsi="Times New Roman" w:cs="Times New Roman"/>
            <w:kern w:val="0"/>
            <w:sz w:val="24"/>
            <w:szCs w:val="24"/>
            <w14:ligatures w14:val="none"/>
          </w:rPr>
          <w:t>any data breach, security incident, or unauthorized disclosure attributable to the Company; and</w:t>
        </w:r>
      </w:ins>
    </w:p>
    <w:p w14:paraId="42D16BE9" w14:textId="4E6B47B7" w:rsidR="00515ED9" w:rsidRPr="00515ED9" w:rsidRDefault="00515ED9" w:rsidP="00515ED9">
      <w:pPr>
        <w:pStyle w:val="ListParagraph"/>
        <w:numPr>
          <w:ilvl w:val="0"/>
          <w:numId w:val="22"/>
        </w:numPr>
        <w:spacing w:before="100" w:beforeAutospacing="1" w:after="100" w:afterAutospacing="1" w:line="240" w:lineRule="auto"/>
        <w:rPr>
          <w:ins w:id="21" w:author="Jannatul Ferdoush | Legal | HO" w:date="2026-02-15T11:08:00Z"/>
          <w:rFonts w:ascii="Times New Roman" w:eastAsia="Times New Roman" w:hAnsi="Times New Roman" w:cs="Times New Roman"/>
          <w:kern w:val="0"/>
          <w:sz w:val="24"/>
          <w:szCs w:val="24"/>
          <w14:ligatures w14:val="none"/>
        </w:rPr>
      </w:pPr>
      <w:ins w:id="22" w:author="Jannatul Ferdoush | Legal | HO" w:date="2026-02-15T11:08:00Z">
        <w:r w:rsidRPr="00515ED9">
          <w:rPr>
            <w:rFonts w:ascii="Times New Roman" w:eastAsia="Times New Roman" w:hAnsi="Times New Roman" w:cs="Times New Roman"/>
            <w:kern w:val="0"/>
            <w:sz w:val="24"/>
            <w:szCs w:val="24"/>
            <w14:ligatures w14:val="none"/>
          </w:rPr>
          <w:t>any infringement of third-party intellectual property rights.</w:t>
        </w:r>
      </w:ins>
    </w:p>
    <w:p w14:paraId="772592C6" w14:textId="77777777" w:rsidR="00515ED9" w:rsidRPr="00515ED9" w:rsidRDefault="00515ED9">
      <w:pPr>
        <w:spacing w:before="100" w:beforeAutospacing="1" w:after="100" w:afterAutospacing="1" w:line="240" w:lineRule="auto"/>
        <w:rPr>
          <w:ins w:id="23" w:author="Jannatul Ferdoush | Legal | HO" w:date="2026-02-15T11:08:00Z"/>
          <w:rFonts w:ascii="Times New Roman" w:eastAsia="Times New Roman" w:hAnsi="Times New Roman" w:cs="Times New Roman"/>
          <w:kern w:val="0"/>
          <w:sz w:val="24"/>
          <w:szCs w:val="24"/>
          <w14:ligatures w14:val="none"/>
          <w:rPrChange w:id="24" w:author="Jannatul Ferdoush | Legal | HO" w:date="2026-02-15T11:09:00Z">
            <w:rPr>
              <w:ins w:id="25" w:author="Jannatul Ferdoush | Legal | HO" w:date="2026-02-15T11:08:00Z"/>
            </w:rPr>
          </w:rPrChange>
        </w:rPr>
        <w:pPrChange w:id="26" w:author="Jannatul Ferdoush | Legal | HO" w:date="2026-02-15T11:09:00Z">
          <w:pPr>
            <w:pStyle w:val="ListParagraph"/>
            <w:numPr>
              <w:numId w:val="22"/>
            </w:numPr>
            <w:spacing w:before="100" w:beforeAutospacing="1" w:after="100" w:afterAutospacing="1" w:line="240" w:lineRule="auto"/>
            <w:ind w:left="1080" w:hanging="720"/>
          </w:pPr>
        </w:pPrChange>
      </w:pPr>
      <w:ins w:id="27" w:author="Jannatul Ferdoush | Legal | HO" w:date="2026-02-15T11:08:00Z">
        <w:r w:rsidRPr="00515ED9">
          <w:rPr>
            <w:rFonts w:ascii="Times New Roman" w:eastAsia="Times New Roman" w:hAnsi="Times New Roman" w:cs="Times New Roman"/>
            <w:kern w:val="0"/>
            <w:sz w:val="24"/>
            <w:szCs w:val="24"/>
            <w14:ligatures w14:val="none"/>
            <w:rPrChange w:id="28" w:author="Jannatul Ferdoush | Legal | HO" w:date="2026-02-15T11:09:00Z">
              <w:rPr/>
            </w:rPrChange>
          </w:rPr>
          <w:t>The foregoing indemnity shall apply to regulatory fines or penalties to the extent attributable to the Company’s breach, negligence, or system defect.</w:t>
        </w:r>
      </w:ins>
    </w:p>
    <w:p w14:paraId="1AD9B7A5" w14:textId="77777777" w:rsidR="00515ED9" w:rsidRPr="00515ED9" w:rsidDel="009E6262" w:rsidRDefault="00515ED9">
      <w:pPr>
        <w:pStyle w:val="ListParagraph"/>
        <w:numPr>
          <w:ilvl w:val="0"/>
          <w:numId w:val="22"/>
        </w:numPr>
        <w:spacing w:after="120" w:line="240" w:lineRule="auto"/>
        <w:jc w:val="both"/>
        <w:rPr>
          <w:del w:id="29" w:author="Mirza Tayef" w:date="2026-02-15T18:14:00Z"/>
          <w:rFonts w:cstheme="minorHAnsi"/>
          <w:kern w:val="0"/>
          <w:sz w:val="24"/>
          <w:szCs w:val="24"/>
          <w:highlight w:val="yellow"/>
          <w:rPrChange w:id="30" w:author="Jannatul Ferdoush | Legal | HO" w:date="2026-02-15T11:07:00Z">
            <w:rPr>
              <w:del w:id="31" w:author="Mirza Tayef" w:date="2026-02-15T18:14:00Z"/>
              <w:highlight w:val="yellow"/>
            </w:rPr>
          </w:rPrChange>
        </w:rPr>
        <w:pPrChange w:id="32" w:author="Jannatul Ferdoush | Legal | HO" w:date="2026-02-15T11:07:00Z">
          <w:pPr>
            <w:spacing w:after="120" w:line="240" w:lineRule="auto"/>
            <w:jc w:val="both"/>
          </w:pPr>
        </w:pPrChange>
      </w:pPr>
    </w:p>
    <w:p w14:paraId="55D8A438" w14:textId="12F0872B" w:rsidR="009126B5" w:rsidRPr="009E6262" w:rsidRDefault="009126B5" w:rsidP="009126B5">
      <w:pPr>
        <w:pStyle w:val="ListParagraph"/>
        <w:numPr>
          <w:ilvl w:val="0"/>
          <w:numId w:val="22"/>
        </w:numPr>
        <w:spacing w:after="120" w:line="240" w:lineRule="auto"/>
        <w:jc w:val="both"/>
        <w:rPr>
          <w:rFonts w:cstheme="minorHAnsi"/>
          <w:kern w:val="0"/>
          <w:sz w:val="24"/>
          <w:szCs w:val="24"/>
          <w:highlight w:val="yellow"/>
          <w:rPrChange w:id="33" w:author="Mirza Tayef" w:date="2026-02-15T18:14:00Z">
            <w:rPr>
              <w:highlight w:val="yellow"/>
            </w:rPr>
          </w:rPrChange>
        </w:rPr>
        <w:pPrChange w:id="34" w:author="Mirza Tayef" w:date="2026-02-15T18:14:00Z">
          <w:pPr>
            <w:spacing w:after="120" w:line="240" w:lineRule="auto"/>
            <w:jc w:val="both"/>
          </w:pPr>
        </w:pPrChange>
      </w:pPr>
      <w:r w:rsidRPr="009E6262">
        <w:rPr>
          <w:rFonts w:cstheme="minorHAnsi"/>
          <w:kern w:val="0"/>
          <w:sz w:val="24"/>
          <w:szCs w:val="24"/>
          <w:highlight w:val="yellow"/>
          <w:rPrChange w:id="35" w:author="Mirza Tayef" w:date="2026-02-15T18:14:00Z">
            <w:rPr>
              <w:highlight w:val="yellow"/>
            </w:rPr>
          </w:rPrChange>
        </w:rPr>
        <w:t xml:space="preserve">The </w:t>
      </w:r>
      <w:del w:id="36" w:author="Jannatul Ferdoush | Legal | HO" w:date="2026-02-15T11:09:00Z">
        <w:r w:rsidRPr="009E6262" w:rsidDel="00515ED9">
          <w:rPr>
            <w:rFonts w:cstheme="minorHAnsi"/>
            <w:kern w:val="0"/>
            <w:sz w:val="24"/>
            <w:szCs w:val="24"/>
            <w:highlight w:val="yellow"/>
            <w:rPrChange w:id="37" w:author="Mirza Tayef" w:date="2026-02-15T18:14:00Z">
              <w:rPr>
                <w:highlight w:val="yellow"/>
              </w:rPr>
            </w:rPrChange>
          </w:rPr>
          <w:delText>Company’s</w:delText>
        </w:r>
      </w:del>
      <w:r w:rsidRPr="009E6262">
        <w:rPr>
          <w:rFonts w:cstheme="minorHAnsi"/>
          <w:kern w:val="0"/>
          <w:sz w:val="24"/>
          <w:szCs w:val="24"/>
          <w:highlight w:val="yellow"/>
          <w:rPrChange w:id="38" w:author="Mirza Tayef" w:date="2026-02-15T18:14:00Z">
            <w:rPr>
              <w:highlight w:val="yellow"/>
            </w:rPr>
          </w:rPrChange>
        </w:rPr>
        <w:t xml:space="preserve"> indemnity </w:t>
      </w:r>
      <w:ins w:id="39" w:author="Jannatul Ferdoush | Legal | HO" w:date="2026-02-15T11:09:00Z">
        <w:r w:rsidR="00515ED9" w:rsidRPr="009E6262">
          <w:rPr>
            <w:rFonts w:cstheme="minorHAnsi"/>
            <w:kern w:val="0"/>
            <w:sz w:val="24"/>
            <w:szCs w:val="24"/>
            <w:highlight w:val="yellow"/>
            <w:rPrChange w:id="40" w:author="Mirza Tayef" w:date="2026-02-15T18:14:00Z">
              <w:rPr>
                <w:highlight w:val="yellow"/>
              </w:rPr>
            </w:rPrChange>
          </w:rPr>
          <w:t xml:space="preserve">shall not apply </w:t>
        </w:r>
      </w:ins>
      <w:del w:id="41" w:author="Jannatul Ferdoush | Legal | HO" w:date="2026-02-15T11:10:00Z">
        <w:r w:rsidRPr="009E6262" w:rsidDel="00515ED9">
          <w:rPr>
            <w:rFonts w:cstheme="minorHAnsi"/>
            <w:kern w:val="0"/>
            <w:sz w:val="24"/>
            <w:szCs w:val="24"/>
            <w:highlight w:val="yellow"/>
            <w:rPrChange w:id="42" w:author="Mirza Tayef" w:date="2026-02-15T18:14:00Z">
              <w:rPr>
                <w:highlight w:val="yellow"/>
              </w:rPr>
            </w:rPrChange>
          </w:rPr>
          <w:delText xml:space="preserve">obligations shall not apply </w:delText>
        </w:r>
      </w:del>
      <w:r w:rsidRPr="009E6262">
        <w:rPr>
          <w:rFonts w:cstheme="minorHAnsi"/>
          <w:kern w:val="0"/>
          <w:sz w:val="24"/>
          <w:szCs w:val="24"/>
          <w:highlight w:val="yellow"/>
          <w:rPrChange w:id="43" w:author="Mirza Tayef" w:date="2026-02-15T18:14:00Z">
            <w:rPr>
              <w:highlight w:val="yellow"/>
            </w:rPr>
          </w:rPrChange>
        </w:rPr>
        <w:t xml:space="preserve">to the extent such losses arise </w:t>
      </w:r>
      <w:ins w:id="44" w:author="Jannatul Ferdoush | Legal | HO" w:date="2026-02-15T11:10:00Z">
        <w:r w:rsidR="00515ED9" w:rsidRPr="009E6262">
          <w:rPr>
            <w:rFonts w:cstheme="minorHAnsi"/>
            <w:kern w:val="0"/>
            <w:sz w:val="24"/>
            <w:szCs w:val="24"/>
            <w:highlight w:val="yellow"/>
            <w:rPrChange w:id="45" w:author="Mirza Tayef" w:date="2026-02-15T18:14:00Z">
              <w:rPr>
                <w:highlight w:val="yellow"/>
              </w:rPr>
            </w:rPrChange>
          </w:rPr>
          <w:t xml:space="preserve">solely </w:t>
        </w:r>
      </w:ins>
      <w:r w:rsidRPr="009E6262">
        <w:rPr>
          <w:rFonts w:cstheme="minorHAnsi"/>
          <w:kern w:val="0"/>
          <w:sz w:val="24"/>
          <w:szCs w:val="24"/>
          <w:highlight w:val="yellow"/>
          <w:rPrChange w:id="46" w:author="Mirza Tayef" w:date="2026-02-15T18:14:00Z">
            <w:rPr>
              <w:highlight w:val="yellow"/>
            </w:rPr>
          </w:rPrChange>
        </w:rPr>
        <w:t>from:</w:t>
      </w:r>
    </w:p>
    <w:p w14:paraId="10B52DBF" w14:textId="77777777" w:rsidR="00385809" w:rsidRDefault="009126B5" w:rsidP="00385809">
      <w:pPr>
        <w:pStyle w:val="ListParagraph"/>
        <w:numPr>
          <w:ilvl w:val="0"/>
          <w:numId w:val="23"/>
        </w:numPr>
        <w:spacing w:after="120" w:line="240" w:lineRule="auto"/>
        <w:jc w:val="both"/>
        <w:rPr>
          <w:ins w:id="47" w:author="Jannatul Ferdoush | Legal | HO" w:date="2026-02-15T11:12:00Z"/>
        </w:rPr>
      </w:pPr>
      <w:del w:id="48" w:author="Jannatul Ferdoush | Legal | HO" w:date="2026-02-15T11:12:00Z">
        <w:r w:rsidRPr="00385809" w:rsidDel="00385809">
          <w:rPr>
            <w:rFonts w:cstheme="minorHAnsi"/>
            <w:kern w:val="0"/>
            <w:sz w:val="24"/>
            <w:szCs w:val="24"/>
            <w:highlight w:val="yellow"/>
          </w:rPr>
          <w:delText xml:space="preserve">(a) </w:delText>
        </w:r>
      </w:del>
      <w:ins w:id="49" w:author="Jannatul Ferdoush | Legal | HO" w:date="2026-02-15T11:12:00Z">
        <w:r w:rsidR="00385809">
          <w:t>written instructions expressly provided by the Client against the Company’s written objection;</w:t>
        </w:r>
      </w:ins>
    </w:p>
    <w:p w14:paraId="7C2C483B" w14:textId="34825262" w:rsidR="00385809" w:rsidRDefault="00385809">
      <w:pPr>
        <w:pStyle w:val="ListParagraph"/>
        <w:numPr>
          <w:ilvl w:val="0"/>
          <w:numId w:val="23"/>
        </w:numPr>
        <w:spacing w:after="120" w:line="240" w:lineRule="auto"/>
        <w:jc w:val="both"/>
        <w:rPr>
          <w:ins w:id="50" w:author="Jannatul Ferdoush | Legal | HO" w:date="2026-02-15T11:12:00Z"/>
        </w:rPr>
        <w:pPrChange w:id="51" w:author="Jannatul Ferdoush | Legal | HO" w:date="2026-02-15T11:12:00Z">
          <w:pPr>
            <w:spacing w:after="120" w:line="240" w:lineRule="auto"/>
            <w:jc w:val="both"/>
          </w:pPr>
        </w:pPrChange>
      </w:pPr>
      <w:ins w:id="52" w:author="Jannatul Ferdoush | Legal | HO" w:date="2026-02-15T11:12:00Z">
        <w:r>
          <w:t>unauthorized modification of the Software by the Client;</w:t>
        </w:r>
      </w:ins>
    </w:p>
    <w:p w14:paraId="7320EB95" w14:textId="17B4B039" w:rsidR="009126B5" w:rsidRPr="009E6262" w:rsidDel="00385809" w:rsidRDefault="00385809">
      <w:pPr>
        <w:pStyle w:val="ListParagraph"/>
        <w:numPr>
          <w:ilvl w:val="0"/>
          <w:numId w:val="23"/>
        </w:numPr>
        <w:spacing w:after="120" w:line="240" w:lineRule="auto"/>
        <w:jc w:val="both"/>
        <w:rPr>
          <w:del w:id="53" w:author="Jannatul Ferdoush | Legal | HO" w:date="2026-02-15T11:12:00Z"/>
          <w:rFonts w:cstheme="minorHAnsi"/>
          <w:kern w:val="0"/>
          <w:sz w:val="24"/>
          <w:szCs w:val="24"/>
          <w:rPrChange w:id="54" w:author="Mirza Tayef" w:date="2026-02-15T18:15:00Z">
            <w:rPr>
              <w:del w:id="55" w:author="Jannatul Ferdoush | Legal | HO" w:date="2026-02-15T11:12:00Z"/>
              <w:highlight w:val="yellow"/>
            </w:rPr>
          </w:rPrChange>
        </w:rPr>
        <w:pPrChange w:id="56" w:author="Jannatul Ferdoush | Legal | HO" w:date="2026-02-15T11:12:00Z">
          <w:pPr>
            <w:spacing w:after="120" w:line="240" w:lineRule="auto"/>
            <w:jc w:val="both"/>
          </w:pPr>
        </w:pPrChange>
      </w:pPr>
      <w:ins w:id="57" w:author="Jannatul Ferdoush | Legal | HO" w:date="2026-02-15T11:12:00Z">
        <w:r w:rsidRPr="009E6262" w:rsidDel="00385809">
          <w:rPr>
            <w:rFonts w:cstheme="minorHAnsi"/>
            <w:kern w:val="0"/>
            <w:sz w:val="24"/>
            <w:szCs w:val="24"/>
            <w:rPrChange w:id="58" w:author="Mirza Tayef" w:date="2026-02-15T18:15:00Z">
              <w:rPr>
                <w:rFonts w:cstheme="minorHAnsi"/>
                <w:kern w:val="0"/>
                <w:sz w:val="24"/>
                <w:szCs w:val="24"/>
                <w:highlight w:val="yellow"/>
              </w:rPr>
            </w:rPrChange>
          </w:rPr>
          <w:t xml:space="preserve"> </w:t>
        </w:r>
      </w:ins>
      <w:del w:id="59" w:author="Jannatul Ferdoush | Legal | HO" w:date="2026-02-15T11:12:00Z">
        <w:r w:rsidR="009126B5" w:rsidRPr="009E6262" w:rsidDel="00385809">
          <w:rPr>
            <w:rFonts w:cstheme="minorHAnsi"/>
            <w:kern w:val="0"/>
            <w:sz w:val="24"/>
            <w:szCs w:val="24"/>
            <w:rPrChange w:id="60" w:author="Mirza Tayef" w:date="2026-02-15T18:15:00Z">
              <w:rPr>
                <w:highlight w:val="yellow"/>
              </w:rPr>
            </w:rPrChange>
          </w:rPr>
          <w:delText>inaccurate, incomplete, erroneous business logic or instructions, or approvals provided by the Client;</w:delText>
        </w:r>
      </w:del>
    </w:p>
    <w:p w14:paraId="50FA9AE7" w14:textId="39EF4268" w:rsidR="009126B5" w:rsidRPr="009E6262" w:rsidDel="00385809" w:rsidRDefault="009126B5" w:rsidP="009126B5">
      <w:pPr>
        <w:spacing w:after="120" w:line="240" w:lineRule="auto"/>
        <w:jc w:val="both"/>
        <w:rPr>
          <w:del w:id="61" w:author="Jannatul Ferdoush | Legal | HO" w:date="2026-02-15T11:12:00Z"/>
          <w:rFonts w:cstheme="minorHAnsi"/>
          <w:kern w:val="0"/>
          <w:sz w:val="24"/>
          <w:szCs w:val="24"/>
          <w:rPrChange w:id="62" w:author="Mirza Tayef" w:date="2026-02-15T18:15:00Z">
            <w:rPr>
              <w:del w:id="63" w:author="Jannatul Ferdoush | Legal | HO" w:date="2026-02-15T11:12:00Z"/>
              <w:rFonts w:cstheme="minorHAnsi"/>
              <w:kern w:val="0"/>
              <w:sz w:val="24"/>
              <w:szCs w:val="24"/>
              <w:highlight w:val="yellow"/>
            </w:rPr>
          </w:rPrChange>
        </w:rPr>
      </w:pPr>
      <w:del w:id="64" w:author="Jannatul Ferdoush | Legal | HO" w:date="2026-02-15T11:12:00Z">
        <w:r w:rsidRPr="009E6262" w:rsidDel="00385809">
          <w:rPr>
            <w:rFonts w:cstheme="minorHAnsi"/>
            <w:kern w:val="0"/>
            <w:sz w:val="24"/>
            <w:szCs w:val="24"/>
            <w:rPrChange w:id="65" w:author="Mirza Tayef" w:date="2026-02-15T18:15:00Z">
              <w:rPr>
                <w:rFonts w:cstheme="minorHAnsi"/>
                <w:kern w:val="0"/>
                <w:sz w:val="24"/>
                <w:szCs w:val="24"/>
                <w:highlight w:val="yellow"/>
              </w:rPr>
            </w:rPrChange>
          </w:rPr>
          <w:delText>(b) changes in regulatory requirements, interpretations, or reporting formats imposed after delivery;</w:delText>
        </w:r>
      </w:del>
    </w:p>
    <w:p w14:paraId="39157FC9" w14:textId="114B7ADA" w:rsidR="009126B5" w:rsidRPr="009E6262" w:rsidDel="00385809" w:rsidRDefault="009126B5" w:rsidP="009126B5">
      <w:pPr>
        <w:spacing w:after="120" w:line="240" w:lineRule="auto"/>
        <w:jc w:val="both"/>
        <w:rPr>
          <w:del w:id="66" w:author="Jannatul Ferdoush | Legal | HO" w:date="2026-02-15T11:12:00Z"/>
          <w:rFonts w:cstheme="minorHAnsi"/>
          <w:kern w:val="0"/>
          <w:sz w:val="24"/>
          <w:szCs w:val="24"/>
          <w:rPrChange w:id="67" w:author="Mirza Tayef" w:date="2026-02-15T18:15:00Z">
            <w:rPr>
              <w:del w:id="68" w:author="Jannatul Ferdoush | Legal | HO" w:date="2026-02-15T11:12:00Z"/>
              <w:rFonts w:cstheme="minorHAnsi"/>
              <w:kern w:val="0"/>
              <w:sz w:val="24"/>
              <w:szCs w:val="24"/>
              <w:highlight w:val="yellow"/>
            </w:rPr>
          </w:rPrChange>
        </w:rPr>
      </w:pPr>
      <w:del w:id="69" w:author="Jannatul Ferdoush | Legal | HO" w:date="2026-02-15T11:12:00Z">
        <w:r w:rsidRPr="009E6262" w:rsidDel="00385809">
          <w:rPr>
            <w:rFonts w:cstheme="minorHAnsi"/>
            <w:kern w:val="0"/>
            <w:sz w:val="24"/>
            <w:szCs w:val="24"/>
            <w:rPrChange w:id="70" w:author="Mirza Tayef" w:date="2026-02-15T18:15:00Z">
              <w:rPr>
                <w:rFonts w:cstheme="minorHAnsi"/>
                <w:kern w:val="0"/>
                <w:sz w:val="24"/>
                <w:szCs w:val="24"/>
                <w:highlight w:val="yellow"/>
              </w:rPr>
            </w:rPrChange>
          </w:rPr>
          <w:delText>(c) misuse, modification, or operation of the system outside agreed specifications.</w:delText>
        </w:r>
      </w:del>
    </w:p>
    <w:p w14:paraId="2848739F" w14:textId="4062ABD1" w:rsidR="00385809" w:rsidRPr="009E6262" w:rsidDel="009E6262" w:rsidRDefault="009126B5" w:rsidP="009126B5">
      <w:pPr>
        <w:spacing w:after="120" w:line="240" w:lineRule="auto"/>
        <w:jc w:val="both"/>
        <w:rPr>
          <w:ins w:id="71" w:author="Jannatul Ferdoush | Legal | HO" w:date="2026-02-15T11:12:00Z"/>
          <w:del w:id="72" w:author="Mirza Tayef" w:date="2026-02-15T18:15:00Z"/>
          <w:rFonts w:cstheme="minorHAnsi"/>
          <w:kern w:val="0"/>
          <w:sz w:val="24"/>
          <w:szCs w:val="24"/>
          <w:rPrChange w:id="73" w:author="Mirza Tayef" w:date="2026-02-15T18:15:00Z">
            <w:rPr>
              <w:ins w:id="74" w:author="Jannatul Ferdoush | Legal | HO" w:date="2026-02-15T11:12:00Z"/>
              <w:del w:id="75" w:author="Mirza Tayef" w:date="2026-02-15T18:15:00Z"/>
              <w:rFonts w:cstheme="minorHAnsi"/>
              <w:kern w:val="0"/>
              <w:sz w:val="24"/>
              <w:szCs w:val="24"/>
              <w:highlight w:val="yellow"/>
            </w:rPr>
          </w:rPrChange>
        </w:rPr>
      </w:pPr>
      <w:del w:id="76" w:author="Jannatul Ferdoush | Legal | HO" w:date="2026-02-15T11:12:00Z">
        <w:r w:rsidRPr="009E6262" w:rsidDel="00385809">
          <w:rPr>
            <w:rFonts w:cstheme="minorHAnsi"/>
            <w:kern w:val="0"/>
            <w:sz w:val="24"/>
            <w:szCs w:val="24"/>
            <w:rPrChange w:id="77" w:author="Mirza Tayef" w:date="2026-02-15T18:15:00Z">
              <w:rPr>
                <w:rFonts w:cstheme="minorHAnsi"/>
                <w:kern w:val="0"/>
                <w:sz w:val="24"/>
                <w:szCs w:val="24"/>
                <w:highlight w:val="yellow"/>
              </w:rPr>
            </w:rPrChange>
          </w:rPr>
          <w:delText xml:space="preserve">(d) </w:delText>
        </w:r>
      </w:del>
      <w:del w:id="78" w:author="Jannatul Ferdoush | Legal | HO" w:date="2026-02-15T11:11:00Z">
        <w:r w:rsidRPr="009E6262" w:rsidDel="00385809">
          <w:rPr>
            <w:rFonts w:cstheme="minorHAnsi"/>
            <w:kern w:val="0"/>
            <w:sz w:val="24"/>
            <w:szCs w:val="24"/>
            <w:rPrChange w:id="79" w:author="Mirza Tayef" w:date="2026-02-15T18:15:00Z">
              <w:rPr>
                <w:rFonts w:cstheme="minorHAnsi"/>
                <w:kern w:val="0"/>
                <w:sz w:val="24"/>
                <w:szCs w:val="24"/>
                <w:highlight w:val="yellow"/>
              </w:rPr>
            </w:rPrChange>
          </w:rPr>
          <w:delText>failures of Client infrastructure, third-party systems, or</w:delText>
        </w:r>
      </w:del>
      <w:ins w:id="80" w:author="Mirza Tayef" w:date="2026-02-15T18:15:00Z">
        <w:r w:rsidR="009E6262" w:rsidRPr="009E6262">
          <w:rPr>
            <w:rFonts w:cstheme="minorHAnsi"/>
            <w:kern w:val="0"/>
            <w:sz w:val="24"/>
            <w:szCs w:val="24"/>
            <w:rPrChange w:id="81" w:author="Mirza Tayef" w:date="2026-02-15T18:15:00Z">
              <w:rPr>
                <w:rFonts w:cstheme="minorHAnsi"/>
                <w:kern w:val="0"/>
                <w:sz w:val="24"/>
                <w:szCs w:val="24"/>
                <w:highlight w:val="yellow"/>
              </w:rPr>
            </w:rPrChange>
          </w:rPr>
          <w:t xml:space="preserve">     </w:t>
        </w:r>
      </w:ins>
      <w:del w:id="82" w:author="Jannatul Ferdoush | Legal | HO" w:date="2026-02-15T11:11:00Z">
        <w:r w:rsidRPr="009E6262" w:rsidDel="00385809">
          <w:rPr>
            <w:rFonts w:cstheme="minorHAnsi"/>
            <w:kern w:val="0"/>
            <w:sz w:val="24"/>
            <w:szCs w:val="24"/>
            <w:rPrChange w:id="83" w:author="Mirza Tayef" w:date="2026-02-15T18:15:00Z">
              <w:rPr>
                <w:rFonts w:cstheme="minorHAnsi"/>
                <w:kern w:val="0"/>
                <w:sz w:val="24"/>
                <w:szCs w:val="24"/>
                <w:highlight w:val="yellow"/>
              </w:rPr>
            </w:rPrChange>
          </w:rPr>
          <w:delText xml:space="preserve"> </w:delText>
        </w:r>
      </w:del>
    </w:p>
    <w:p w14:paraId="08D42321" w14:textId="0B5F0770" w:rsidR="009126B5" w:rsidRPr="009126B5" w:rsidRDefault="00385809" w:rsidP="009126B5">
      <w:pPr>
        <w:spacing w:after="120" w:line="240" w:lineRule="auto"/>
        <w:jc w:val="both"/>
        <w:rPr>
          <w:rFonts w:cstheme="minorHAnsi"/>
          <w:kern w:val="0"/>
          <w:sz w:val="24"/>
          <w:szCs w:val="24"/>
          <w:highlight w:val="yellow"/>
        </w:rPr>
      </w:pPr>
      <w:ins w:id="84" w:author="Jannatul Ferdoush | Legal | HO" w:date="2026-02-15T11:13:00Z">
        <w:r w:rsidRPr="00D87547">
          <w:rPr>
            <w:rFonts w:cstheme="minorHAnsi"/>
            <w:kern w:val="0"/>
            <w:sz w:val="24"/>
            <w:szCs w:val="24"/>
            <w:highlight w:val="yellow"/>
          </w:rPr>
          <w:t>(</w:t>
        </w:r>
        <w:proofErr w:type="gramStart"/>
        <w:r>
          <w:rPr>
            <w:rFonts w:cstheme="minorHAnsi"/>
            <w:kern w:val="0"/>
            <w:sz w:val="24"/>
            <w:szCs w:val="24"/>
            <w:highlight w:val="yellow"/>
          </w:rPr>
          <w:t>c )</w:t>
        </w:r>
        <w:proofErr w:type="gramEnd"/>
        <w:r>
          <w:rPr>
            <w:rFonts w:cstheme="minorHAnsi"/>
            <w:kern w:val="0"/>
            <w:sz w:val="24"/>
            <w:szCs w:val="24"/>
            <w:highlight w:val="yellow"/>
          </w:rPr>
          <w:t xml:space="preserve"> </w:t>
        </w:r>
      </w:ins>
      <w:ins w:id="85" w:author="Jannatul Ferdoush | Legal | HO" w:date="2026-02-15T11:12:00Z">
        <w:r>
          <w:rPr>
            <w:rFonts w:cstheme="minorHAnsi"/>
            <w:kern w:val="0"/>
            <w:sz w:val="24"/>
            <w:szCs w:val="24"/>
            <w:highlight w:val="yellow"/>
          </w:rPr>
          <w:t xml:space="preserve"> </w:t>
        </w:r>
      </w:ins>
      <w:r w:rsidR="009126B5" w:rsidRPr="009126B5">
        <w:rPr>
          <w:rFonts w:cstheme="minorHAnsi"/>
          <w:kern w:val="0"/>
          <w:sz w:val="24"/>
          <w:szCs w:val="24"/>
          <w:highlight w:val="yellow"/>
        </w:rPr>
        <w:t>force majeure events.</w:t>
      </w:r>
    </w:p>
    <w:p w14:paraId="3AC1F801" w14:textId="1FB50D32" w:rsidR="009126B5" w:rsidRPr="009126B5" w:rsidRDefault="00385809" w:rsidP="009126B5">
      <w:pPr>
        <w:spacing w:after="120" w:line="240" w:lineRule="auto"/>
        <w:jc w:val="both"/>
        <w:rPr>
          <w:rFonts w:cstheme="minorHAnsi"/>
          <w:kern w:val="0"/>
          <w:sz w:val="24"/>
          <w:szCs w:val="24"/>
          <w:highlight w:val="yellow"/>
        </w:rPr>
      </w:pPr>
      <w:ins w:id="86" w:author="Jannatul Ferdoush | Legal | HO" w:date="2026-02-15T11:13:00Z">
        <w:r>
          <w:rPr>
            <w:rFonts w:cstheme="minorHAnsi"/>
            <w:kern w:val="0"/>
            <w:sz w:val="24"/>
            <w:szCs w:val="24"/>
            <w:highlight w:val="yellow"/>
          </w:rPr>
          <w:t xml:space="preserve">The Client shall notify the company of any claim within a </w:t>
        </w:r>
      </w:ins>
      <w:ins w:id="87" w:author="Jannatul Ferdoush | Legal | HO" w:date="2026-02-15T11:14:00Z">
        <w:r>
          <w:rPr>
            <w:rFonts w:cstheme="minorHAnsi"/>
            <w:kern w:val="0"/>
            <w:sz w:val="24"/>
            <w:szCs w:val="24"/>
            <w:highlight w:val="yellow"/>
          </w:rPr>
          <w:t xml:space="preserve">reasonable time. </w:t>
        </w:r>
      </w:ins>
      <w:del w:id="88" w:author="Jannatul Ferdoush | Legal | HO" w:date="2026-02-15T11:14:00Z">
        <w:r w:rsidR="009126B5" w:rsidRPr="009126B5" w:rsidDel="00385809">
          <w:rPr>
            <w:rFonts w:cstheme="minorHAnsi"/>
            <w:kern w:val="0"/>
            <w:sz w:val="24"/>
            <w:szCs w:val="24"/>
            <w:highlight w:val="yellow"/>
          </w:rPr>
          <w:delText xml:space="preserve">Regulatory fines or penalties shall be indemnifiable only to the extent finally determined by a competent authority to have been directly caused by </w:delText>
        </w:r>
      </w:del>
      <w:del w:id="89" w:author="Mirza Tayef" w:date="2026-02-15T18:16:00Z">
        <w:r w:rsidR="009126B5" w:rsidRPr="009126B5" w:rsidDel="009E6262">
          <w:rPr>
            <w:rFonts w:cstheme="minorHAnsi"/>
            <w:kern w:val="0"/>
            <w:sz w:val="24"/>
            <w:szCs w:val="24"/>
            <w:highlight w:val="yellow"/>
          </w:rPr>
          <w:delText>t</w:delText>
        </w:r>
      </w:del>
      <w:ins w:id="90" w:author="Mirza Tayef" w:date="2026-02-15T18:16:00Z">
        <w:r w:rsidR="009E6262">
          <w:rPr>
            <w:rFonts w:cstheme="minorHAnsi"/>
            <w:kern w:val="0"/>
            <w:sz w:val="24"/>
            <w:szCs w:val="24"/>
            <w:highlight w:val="yellow"/>
          </w:rPr>
          <w:t>T</w:t>
        </w:r>
      </w:ins>
      <w:r w:rsidR="009126B5" w:rsidRPr="009126B5">
        <w:rPr>
          <w:rFonts w:cstheme="minorHAnsi"/>
          <w:kern w:val="0"/>
          <w:sz w:val="24"/>
          <w:szCs w:val="24"/>
          <w:highlight w:val="yellow"/>
        </w:rPr>
        <w:t>he Company</w:t>
      </w:r>
      <w:del w:id="91" w:author="Jannatul Ferdoush | Legal | HO" w:date="2026-02-15T11:14:00Z">
        <w:r w:rsidR="009126B5" w:rsidRPr="009126B5" w:rsidDel="00385809">
          <w:rPr>
            <w:rFonts w:cstheme="minorHAnsi"/>
            <w:kern w:val="0"/>
            <w:sz w:val="24"/>
            <w:szCs w:val="24"/>
            <w:highlight w:val="yellow"/>
          </w:rPr>
          <w:delText>’s</w:delText>
        </w:r>
      </w:del>
      <w:ins w:id="92" w:author="Jannatul Ferdoush | Legal | HO" w:date="2026-02-15T11:14:00Z">
        <w:r>
          <w:rPr>
            <w:rFonts w:cstheme="minorHAnsi"/>
            <w:kern w:val="0"/>
            <w:sz w:val="24"/>
            <w:szCs w:val="24"/>
            <w:highlight w:val="yellow"/>
          </w:rPr>
          <w:t xml:space="preserve"> may participate in defense, </w:t>
        </w:r>
        <w:proofErr w:type="gramStart"/>
        <w:r>
          <w:rPr>
            <w:rFonts w:cstheme="minorHAnsi"/>
            <w:kern w:val="0"/>
            <w:sz w:val="24"/>
            <w:szCs w:val="24"/>
            <w:highlight w:val="yellow"/>
          </w:rPr>
          <w:t>provided that</w:t>
        </w:r>
        <w:proofErr w:type="gramEnd"/>
        <w:r>
          <w:rPr>
            <w:rFonts w:cstheme="minorHAnsi"/>
            <w:kern w:val="0"/>
            <w:sz w:val="24"/>
            <w:szCs w:val="24"/>
            <w:highlight w:val="yellow"/>
          </w:rPr>
          <w:t xml:space="preserve"> no settlement affecting the client shall </w:t>
        </w:r>
      </w:ins>
      <w:ins w:id="93" w:author="Jannatul Ferdoush | Legal | HO" w:date="2026-02-15T11:15:00Z">
        <w:r>
          <w:rPr>
            <w:rFonts w:cstheme="minorHAnsi"/>
            <w:kern w:val="0"/>
            <w:sz w:val="24"/>
            <w:szCs w:val="24"/>
            <w:highlight w:val="yellow"/>
          </w:rPr>
          <w:t xml:space="preserve">be made without the Client’s prior written consent. </w:t>
        </w:r>
      </w:ins>
      <w:del w:id="94" w:author="Jannatul Ferdoush | Legal | HO" w:date="2026-02-15T11:15:00Z">
        <w:r w:rsidR="009126B5" w:rsidRPr="009126B5" w:rsidDel="00385809">
          <w:rPr>
            <w:rFonts w:cstheme="minorHAnsi"/>
            <w:kern w:val="0"/>
            <w:sz w:val="24"/>
            <w:szCs w:val="24"/>
            <w:highlight w:val="yellow"/>
          </w:rPr>
          <w:delText xml:space="preserve"> gross </w:delText>
        </w:r>
        <w:r w:rsidR="009126B5" w:rsidRPr="009126B5" w:rsidDel="00385809">
          <w:rPr>
            <w:rFonts w:cstheme="minorHAnsi"/>
            <w:kern w:val="0"/>
            <w:sz w:val="24"/>
            <w:szCs w:val="24"/>
            <w:highlight w:val="yellow"/>
          </w:rPr>
          <w:lastRenderedPageBreak/>
          <w:delText>negligence or willful misconduct, and only where such indemnification is permitted by applicable law</w:delText>
        </w:r>
      </w:del>
      <w:r w:rsidR="009126B5" w:rsidRPr="009126B5">
        <w:rPr>
          <w:rFonts w:cstheme="minorHAnsi"/>
          <w:kern w:val="0"/>
          <w:sz w:val="24"/>
          <w:szCs w:val="24"/>
          <w:highlight w:val="yellow"/>
        </w:rPr>
        <w:t>.</w:t>
      </w:r>
    </w:p>
    <w:p w14:paraId="22DFDFFF" w14:textId="1FBD6775" w:rsidR="009126B5" w:rsidRDefault="009126B5" w:rsidP="009126B5">
      <w:pPr>
        <w:spacing w:after="120" w:line="240" w:lineRule="auto"/>
        <w:jc w:val="both"/>
        <w:rPr>
          <w:rFonts w:cstheme="minorHAnsi"/>
          <w:kern w:val="0"/>
          <w:sz w:val="24"/>
          <w:szCs w:val="24"/>
        </w:rPr>
      </w:pPr>
      <w:r w:rsidRPr="009126B5">
        <w:rPr>
          <w:rFonts w:cstheme="minorHAnsi"/>
          <w:kern w:val="0"/>
          <w:sz w:val="24"/>
          <w:szCs w:val="24"/>
          <w:highlight w:val="yellow"/>
        </w:rPr>
        <w:t xml:space="preserve">The Client shall </w:t>
      </w:r>
      <w:del w:id="95" w:author="Jannatul Ferdoush | Legal | HO" w:date="2026-02-15T11:20:00Z">
        <w:r w:rsidRPr="009126B5" w:rsidDel="00385809">
          <w:rPr>
            <w:rFonts w:cstheme="minorHAnsi"/>
            <w:kern w:val="0"/>
            <w:sz w:val="24"/>
            <w:szCs w:val="24"/>
            <w:highlight w:val="yellow"/>
          </w:rPr>
          <w:delText>promptly</w:delText>
        </w:r>
      </w:del>
      <w:r w:rsidRPr="009126B5">
        <w:rPr>
          <w:rFonts w:cstheme="minorHAnsi"/>
          <w:kern w:val="0"/>
          <w:sz w:val="24"/>
          <w:szCs w:val="24"/>
          <w:highlight w:val="yellow"/>
        </w:rPr>
        <w:t xml:space="preserve"> notify the Company of any </w:t>
      </w:r>
      <w:del w:id="96" w:author="Jannatul Ferdoush | Legal | HO" w:date="2026-02-15T11:20:00Z">
        <w:r w:rsidRPr="009126B5" w:rsidDel="00385809">
          <w:rPr>
            <w:rFonts w:cstheme="minorHAnsi"/>
            <w:kern w:val="0"/>
            <w:sz w:val="24"/>
            <w:szCs w:val="24"/>
            <w:highlight w:val="yellow"/>
          </w:rPr>
          <w:delText>indemnifiable</w:delText>
        </w:r>
      </w:del>
      <w:r w:rsidRPr="009126B5">
        <w:rPr>
          <w:rFonts w:cstheme="minorHAnsi"/>
          <w:kern w:val="0"/>
          <w:sz w:val="24"/>
          <w:szCs w:val="24"/>
          <w:highlight w:val="yellow"/>
        </w:rPr>
        <w:t xml:space="preserve"> claim </w:t>
      </w:r>
      <w:ins w:id="97" w:author="Jannatul Ferdoush | Legal | HO" w:date="2026-02-15T11:20:00Z">
        <w:r w:rsidR="00385809">
          <w:rPr>
            <w:rFonts w:cstheme="minorHAnsi"/>
            <w:kern w:val="0"/>
            <w:sz w:val="24"/>
            <w:szCs w:val="24"/>
            <w:highlight w:val="yellow"/>
          </w:rPr>
          <w:t xml:space="preserve">within a reasonable time. </w:t>
        </w:r>
      </w:ins>
      <w:del w:id="98" w:author="Jannatul Ferdoush | Legal | HO" w:date="2026-02-15T11:20:00Z">
        <w:r w:rsidRPr="009126B5" w:rsidDel="00385809">
          <w:rPr>
            <w:rFonts w:cstheme="minorHAnsi"/>
            <w:kern w:val="0"/>
            <w:sz w:val="24"/>
            <w:szCs w:val="24"/>
            <w:highlight w:val="yellow"/>
          </w:rPr>
          <w:delText>and shall provide reasonable cooperation</w:delText>
        </w:r>
      </w:del>
      <w:r w:rsidRPr="009126B5">
        <w:rPr>
          <w:rFonts w:cstheme="minorHAnsi"/>
          <w:kern w:val="0"/>
          <w:sz w:val="24"/>
          <w:szCs w:val="24"/>
          <w:highlight w:val="yellow"/>
        </w:rPr>
        <w:t xml:space="preserve">. The Company </w:t>
      </w:r>
      <w:ins w:id="99" w:author="Jannatul Ferdoush | Legal | HO" w:date="2026-02-15T11:21:00Z">
        <w:r w:rsidR="009A7128">
          <w:rPr>
            <w:rFonts w:cstheme="minorHAnsi"/>
            <w:kern w:val="0"/>
            <w:sz w:val="24"/>
            <w:szCs w:val="24"/>
            <w:highlight w:val="yellow"/>
          </w:rPr>
          <w:t>may participate in the defense, p</w:t>
        </w:r>
      </w:ins>
      <w:ins w:id="100" w:author="Jannatul Ferdoush | Legal | HO" w:date="2026-02-15T11:22:00Z">
        <w:r w:rsidR="009A7128">
          <w:rPr>
            <w:rFonts w:cstheme="minorHAnsi"/>
            <w:kern w:val="0"/>
            <w:sz w:val="24"/>
            <w:szCs w:val="24"/>
            <w:highlight w:val="yellow"/>
          </w:rPr>
          <w:t xml:space="preserve">rovided that no settlement affecting the Client shall be made without the Client’s </w:t>
        </w:r>
      </w:ins>
      <w:ins w:id="101" w:author="Jannatul Ferdoush | Legal | HO" w:date="2026-02-15T11:23:00Z">
        <w:r w:rsidR="009A7128">
          <w:rPr>
            <w:rFonts w:cstheme="minorHAnsi"/>
            <w:kern w:val="0"/>
            <w:sz w:val="24"/>
            <w:szCs w:val="24"/>
            <w:highlight w:val="yellow"/>
          </w:rPr>
          <w:t xml:space="preserve">prior written consent. </w:t>
        </w:r>
      </w:ins>
      <w:del w:id="102" w:author="Jannatul Ferdoush | Legal | HO" w:date="2026-02-15T11:23:00Z">
        <w:r w:rsidRPr="009126B5" w:rsidDel="009A7128">
          <w:rPr>
            <w:rFonts w:cstheme="minorHAnsi"/>
            <w:kern w:val="0"/>
            <w:sz w:val="24"/>
            <w:szCs w:val="24"/>
            <w:highlight w:val="yellow"/>
          </w:rPr>
          <w:delText>shall have the right to participate in or control the defense of such claims.</w:delText>
        </w:r>
      </w:del>
      <w:r w:rsidRPr="009126B5">
        <w:rPr>
          <w:rFonts w:cstheme="minorHAnsi"/>
          <w:kern w:val="0"/>
          <w:sz w:val="24"/>
          <w:szCs w:val="24"/>
        </w:rPr>
        <w:t xml:space="preserve"> </w:t>
      </w:r>
    </w:p>
    <w:p w14:paraId="31BBBE6C" w14:textId="7B2945AA" w:rsidR="0053396C" w:rsidRPr="00620F9C" w:rsidRDefault="0053396C" w:rsidP="009126B5">
      <w:pPr>
        <w:spacing w:before="480"/>
        <w:rPr>
          <w:rFonts w:cstheme="minorHAnsi"/>
          <w:kern w:val="0"/>
          <w:sz w:val="36"/>
          <w:szCs w:val="36"/>
        </w:rPr>
      </w:pPr>
      <w:r w:rsidRPr="00620F9C">
        <w:rPr>
          <w:rFonts w:cstheme="minorHAnsi"/>
          <w:kern w:val="0"/>
          <w:sz w:val="36"/>
          <w:szCs w:val="36"/>
        </w:rPr>
        <w:t>12. LIMITATION OF LIABILITY</w:t>
      </w:r>
    </w:p>
    <w:p w14:paraId="26BF5061" w14:textId="66D585E2" w:rsidR="009126B5" w:rsidRDefault="009126B5" w:rsidP="009126B5">
      <w:pPr>
        <w:spacing w:after="120" w:line="240" w:lineRule="auto"/>
        <w:jc w:val="both"/>
        <w:rPr>
          <w:ins w:id="103" w:author="Jannatul Ferdoush | Legal | HO" w:date="2026-02-15T11:29:00Z"/>
          <w:rFonts w:cstheme="minorHAnsi"/>
          <w:kern w:val="0"/>
          <w:sz w:val="24"/>
          <w:szCs w:val="24"/>
          <w:highlight w:val="yellow"/>
        </w:rPr>
      </w:pPr>
      <w:r w:rsidRPr="009126B5">
        <w:rPr>
          <w:rFonts w:cstheme="minorHAnsi"/>
          <w:kern w:val="0"/>
          <w:sz w:val="24"/>
          <w:szCs w:val="24"/>
          <w:highlight w:val="yellow"/>
        </w:rPr>
        <w:t xml:space="preserve">Except for liability arising from fraud or willful misconduct, each Party’s </w:t>
      </w:r>
      <w:del w:id="104" w:author="Jannatul Ferdoush | Legal | HO" w:date="2026-02-15T11:26:00Z">
        <w:r w:rsidRPr="009126B5" w:rsidDel="009A7128">
          <w:rPr>
            <w:rFonts w:cstheme="minorHAnsi"/>
            <w:kern w:val="0"/>
            <w:sz w:val="24"/>
            <w:szCs w:val="24"/>
            <w:highlight w:val="yellow"/>
          </w:rPr>
          <w:delText>total</w:delText>
        </w:r>
      </w:del>
      <w:r w:rsidRPr="009126B5">
        <w:rPr>
          <w:rFonts w:cstheme="minorHAnsi"/>
          <w:kern w:val="0"/>
          <w:sz w:val="24"/>
          <w:szCs w:val="24"/>
          <w:highlight w:val="yellow"/>
        </w:rPr>
        <w:t xml:space="preserve"> aggregate liability </w:t>
      </w:r>
      <w:ins w:id="105" w:author="Jannatul Ferdoush | Legal | HO" w:date="2026-02-15T11:26:00Z">
        <w:r w:rsidR="009A7128">
          <w:rPr>
            <w:rFonts w:cstheme="minorHAnsi"/>
            <w:kern w:val="0"/>
            <w:sz w:val="24"/>
            <w:szCs w:val="24"/>
            <w:highlight w:val="yellow"/>
          </w:rPr>
          <w:t>shall not exceed one hundred percent (100%</w:t>
        </w:r>
      </w:ins>
      <w:ins w:id="106" w:author="Jannatul Ferdoush | Legal | HO" w:date="2026-02-15T11:27:00Z">
        <w:r w:rsidR="009A7128">
          <w:rPr>
            <w:rFonts w:cstheme="minorHAnsi"/>
            <w:kern w:val="0"/>
            <w:sz w:val="24"/>
            <w:szCs w:val="24"/>
            <w:highlight w:val="yellow"/>
          </w:rPr>
          <w:t xml:space="preserve">) of the total contract value. </w:t>
        </w:r>
      </w:ins>
      <w:del w:id="107" w:author="Jannatul Ferdoush | Legal | HO" w:date="2026-02-15T11:29:00Z">
        <w:r w:rsidRPr="009126B5" w:rsidDel="009A7128">
          <w:rPr>
            <w:rFonts w:cstheme="minorHAnsi"/>
            <w:kern w:val="0"/>
            <w:sz w:val="24"/>
            <w:szCs w:val="24"/>
            <w:highlight w:val="yellow"/>
          </w:rPr>
          <w:delText>under this Agreement shall be limited to the total fees paid or payable under the applicable Statement of Work during the preceding twelve (12) months.</w:delText>
        </w:r>
      </w:del>
    </w:p>
    <w:p w14:paraId="287E1B86" w14:textId="13341419" w:rsidR="009A7128" w:rsidRDefault="009A7128" w:rsidP="009A7128">
      <w:pPr>
        <w:spacing w:after="120" w:line="240" w:lineRule="auto"/>
        <w:rPr>
          <w:ins w:id="108" w:author="Jannatul Ferdoush | Legal | HO" w:date="2026-02-15T11:29:00Z"/>
        </w:rPr>
      </w:pPr>
      <w:ins w:id="109" w:author="Jannatul Ferdoush | Legal | HO" w:date="2026-02-15T11:29:00Z">
        <w:r>
          <w:t>The limitation of liability shall not apply to:</w:t>
        </w:r>
        <w:r>
          <w:br/>
          <w:t>(</w:t>
        </w:r>
        <w:proofErr w:type="spellStart"/>
        <w:r>
          <w:t>i</w:t>
        </w:r>
        <w:proofErr w:type="spellEnd"/>
        <w:r>
          <w:t>) indemnity obligations;</w:t>
        </w:r>
        <w:r>
          <w:br/>
          <w:t>(ii) regulatory fines or penalties attributable to the Company’s breach or system failure;</w:t>
        </w:r>
        <w:r>
          <w:br/>
          <w:t>(iii) confidentiality or data protection breaches;</w:t>
        </w:r>
        <w:r>
          <w:br/>
          <w:t>(iv) intellectual property infringement;</w:t>
        </w:r>
        <w:r>
          <w:br/>
          <w:t>(v) fraud or willful misconduct.</w:t>
        </w:r>
      </w:ins>
    </w:p>
    <w:p w14:paraId="4FF3C791" w14:textId="77777777" w:rsidR="009A7128" w:rsidRPr="009126B5" w:rsidRDefault="009A7128">
      <w:pPr>
        <w:spacing w:after="120" w:line="240" w:lineRule="auto"/>
        <w:rPr>
          <w:rFonts w:cstheme="minorHAnsi"/>
          <w:kern w:val="0"/>
          <w:sz w:val="24"/>
          <w:szCs w:val="24"/>
          <w:highlight w:val="yellow"/>
        </w:rPr>
        <w:pPrChange w:id="110" w:author="Jannatul Ferdoush | Legal | HO" w:date="2026-02-15T11:29:00Z">
          <w:pPr>
            <w:spacing w:after="120" w:line="240" w:lineRule="auto"/>
            <w:jc w:val="both"/>
          </w:pPr>
        </w:pPrChange>
      </w:pPr>
    </w:p>
    <w:p w14:paraId="5ED259BF" w14:textId="6517A26B" w:rsidR="009126B5" w:rsidRPr="009126B5" w:rsidDel="009A7128" w:rsidRDefault="009126B5" w:rsidP="009126B5">
      <w:pPr>
        <w:spacing w:after="120" w:line="240" w:lineRule="auto"/>
        <w:jc w:val="both"/>
        <w:rPr>
          <w:del w:id="111" w:author="Jannatul Ferdoush | Legal | HO" w:date="2026-02-15T11:30:00Z"/>
          <w:rFonts w:cstheme="minorHAnsi"/>
          <w:kern w:val="0"/>
          <w:sz w:val="24"/>
          <w:szCs w:val="24"/>
          <w:highlight w:val="yellow"/>
        </w:rPr>
      </w:pPr>
      <w:del w:id="112" w:author="Jannatul Ferdoush | Legal | HO" w:date="2026-02-15T11:30:00Z">
        <w:r w:rsidRPr="009126B5" w:rsidDel="009A7128">
          <w:rPr>
            <w:rFonts w:cstheme="minorHAnsi"/>
            <w:kern w:val="0"/>
            <w:sz w:val="24"/>
            <w:szCs w:val="24"/>
            <w:highlight w:val="yellow"/>
          </w:rPr>
          <w:delText>The liability cap shall not apply to confidentiality breaches or data protection breaches only to the extent such breach is directly caused by the gross negligence or willful misconduct of the Company.</w:delText>
        </w:r>
      </w:del>
    </w:p>
    <w:p w14:paraId="276F20C0" w14:textId="61076C89" w:rsidR="00C136C3" w:rsidRDefault="009126B5" w:rsidP="009126B5">
      <w:pPr>
        <w:spacing w:after="120" w:line="240" w:lineRule="auto"/>
        <w:jc w:val="both"/>
        <w:rPr>
          <w:rFonts w:cstheme="minorHAnsi"/>
          <w:kern w:val="0"/>
          <w:sz w:val="24"/>
          <w:szCs w:val="24"/>
        </w:rPr>
      </w:pPr>
      <w:r w:rsidRPr="009126B5">
        <w:rPr>
          <w:rFonts w:cstheme="minorHAnsi"/>
          <w:kern w:val="0"/>
          <w:sz w:val="24"/>
          <w:szCs w:val="24"/>
          <w:highlight w:val="yellow"/>
        </w:rPr>
        <w:t xml:space="preserve">In no event shall either Party be liable for indirect, incidental, consequential, punitive, or loss-of-profit damages, </w:t>
      </w:r>
      <w:del w:id="113" w:author="Jannatul Ferdoush | Legal | HO" w:date="2026-02-15T11:31:00Z">
        <w:r w:rsidRPr="009126B5" w:rsidDel="006356EC">
          <w:rPr>
            <w:rFonts w:cstheme="minorHAnsi"/>
            <w:kern w:val="0"/>
            <w:sz w:val="24"/>
            <w:szCs w:val="24"/>
            <w:highlight w:val="yellow"/>
          </w:rPr>
          <w:delText>including regulatory penalties arising from regulatory interpretation</w:delText>
        </w:r>
      </w:del>
      <w:r w:rsidRPr="009126B5">
        <w:rPr>
          <w:rFonts w:cstheme="minorHAnsi"/>
          <w:kern w:val="0"/>
          <w:sz w:val="24"/>
          <w:szCs w:val="24"/>
          <w:highlight w:val="yellow"/>
        </w:rPr>
        <w:t>, delayed approvals, or Client-controlled processes.</w:t>
      </w:r>
    </w:p>
    <w:p w14:paraId="79511B9F" w14:textId="77777777" w:rsidR="009126B5" w:rsidRDefault="009126B5" w:rsidP="00C136C3">
      <w:pPr>
        <w:rPr>
          <w:rFonts w:cstheme="minorHAnsi"/>
          <w:kern w:val="0"/>
          <w:sz w:val="24"/>
          <w:szCs w:val="24"/>
        </w:rPr>
      </w:pPr>
    </w:p>
    <w:p w14:paraId="328511E1" w14:textId="77777777" w:rsidR="009126B5" w:rsidRDefault="009126B5" w:rsidP="00C136C3">
      <w:pPr>
        <w:rPr>
          <w:rFonts w:cstheme="minorHAnsi"/>
          <w:kern w:val="0"/>
          <w:sz w:val="24"/>
          <w:szCs w:val="24"/>
        </w:rPr>
      </w:pPr>
    </w:p>
    <w:p w14:paraId="7A227660" w14:textId="77777777" w:rsidR="009126B5" w:rsidRPr="00620F9C" w:rsidRDefault="009126B5" w:rsidP="00C136C3">
      <w:pPr>
        <w:rPr>
          <w:rFonts w:cstheme="minorHAnsi"/>
          <w:kern w:val="0"/>
          <w:sz w:val="24"/>
          <w:szCs w:val="24"/>
        </w:rPr>
      </w:pPr>
    </w:p>
    <w:p w14:paraId="022FE1A1" w14:textId="77777777" w:rsidR="0053396C" w:rsidRPr="00620F9C" w:rsidRDefault="0053396C" w:rsidP="00C136C3">
      <w:pPr>
        <w:rPr>
          <w:rFonts w:cstheme="minorHAnsi"/>
          <w:kern w:val="0"/>
          <w:sz w:val="36"/>
          <w:szCs w:val="36"/>
        </w:rPr>
      </w:pPr>
      <w:r w:rsidRPr="00620F9C">
        <w:rPr>
          <w:rFonts w:cstheme="minorHAnsi"/>
          <w:kern w:val="0"/>
          <w:sz w:val="36"/>
          <w:szCs w:val="36"/>
        </w:rPr>
        <w:t>13. TERMINATION</w:t>
      </w:r>
    </w:p>
    <w:p w14:paraId="067A54B3" w14:textId="77777777" w:rsidR="00416AD0" w:rsidRPr="00646D0C" w:rsidRDefault="00416AD0" w:rsidP="00416AD0">
      <w:pPr>
        <w:rPr>
          <w:rFonts w:cstheme="minorHAnsi"/>
          <w:b/>
          <w:bCs/>
          <w:kern w:val="0"/>
          <w:sz w:val="24"/>
          <w:szCs w:val="24"/>
          <w:highlight w:val="yellow"/>
        </w:rPr>
      </w:pPr>
      <w:r w:rsidRPr="00646D0C">
        <w:rPr>
          <w:rFonts w:cstheme="minorHAnsi"/>
          <w:b/>
          <w:bCs/>
          <w:kern w:val="0"/>
          <w:sz w:val="24"/>
          <w:szCs w:val="24"/>
          <w:highlight w:val="yellow"/>
        </w:rPr>
        <w:t>13.1 Termination for Convenience</w:t>
      </w:r>
    </w:p>
    <w:p w14:paraId="648E146E" w14:textId="19484050" w:rsidR="00416AD0" w:rsidRPr="00646D0C" w:rsidRDefault="00416AD0" w:rsidP="00416AD0">
      <w:pPr>
        <w:jc w:val="both"/>
        <w:rPr>
          <w:rFonts w:cstheme="minorHAnsi"/>
          <w:kern w:val="0"/>
          <w:sz w:val="24"/>
          <w:szCs w:val="24"/>
          <w:highlight w:val="yellow"/>
        </w:rPr>
      </w:pPr>
      <w:r w:rsidRPr="00646D0C">
        <w:rPr>
          <w:rFonts w:cstheme="minorHAnsi"/>
          <w:kern w:val="0"/>
          <w:sz w:val="24"/>
          <w:szCs w:val="24"/>
          <w:highlight w:val="yellow"/>
        </w:rPr>
        <w:t xml:space="preserve">The Client may terminate this Agreement for convenience by providing </w:t>
      </w:r>
      <w:proofErr w:type="gramStart"/>
      <w:r w:rsidRPr="00646D0C">
        <w:rPr>
          <w:rFonts w:cstheme="minorHAnsi"/>
          <w:kern w:val="0"/>
          <w:sz w:val="24"/>
          <w:szCs w:val="24"/>
          <w:highlight w:val="yellow"/>
        </w:rPr>
        <w:t>ninety (90) days</w:t>
      </w:r>
      <w:proofErr w:type="gramEnd"/>
      <w:r w:rsidRPr="00646D0C">
        <w:rPr>
          <w:rFonts w:cstheme="minorHAnsi"/>
          <w:kern w:val="0"/>
          <w:sz w:val="24"/>
          <w:szCs w:val="24"/>
          <w:highlight w:val="yellow"/>
        </w:rPr>
        <w:t>’ prior written notice</w:t>
      </w:r>
      <w:ins w:id="114" w:author="Jannatul Ferdoush | Legal | HO" w:date="2026-02-15T11:41:00Z">
        <w:r w:rsidR="001D60AB">
          <w:rPr>
            <w:rFonts w:cstheme="minorHAnsi"/>
            <w:kern w:val="0"/>
            <w:sz w:val="24"/>
            <w:szCs w:val="24"/>
            <w:highlight w:val="yellow"/>
          </w:rPr>
          <w:t xml:space="preserve">. </w:t>
        </w:r>
        <w:r w:rsidR="001D60AB">
          <w:t>The Client shall only be liable to pay for Services properly performed and accepted up to the effective date of termination. No future, committed, or unperformed milestone fees shall be payable</w:t>
        </w:r>
      </w:ins>
      <w:del w:id="115" w:author="Jannatul Ferdoush | Legal | HO" w:date="2026-02-15T11:41:00Z">
        <w:r w:rsidRPr="00646D0C" w:rsidDel="001D60AB">
          <w:rPr>
            <w:rFonts w:cstheme="minorHAnsi"/>
            <w:kern w:val="0"/>
            <w:sz w:val="24"/>
            <w:szCs w:val="24"/>
            <w:highlight w:val="yellow"/>
          </w:rPr>
          <w:delText>, provided that all undisputed amounts due up to the effective termination date, including committed fees under the applicable Statement of Work, are fully paid.</w:delText>
        </w:r>
      </w:del>
    </w:p>
    <w:p w14:paraId="79344CF2" w14:textId="77777777" w:rsidR="00416AD0" w:rsidRPr="00646D0C" w:rsidRDefault="00416AD0" w:rsidP="00416AD0">
      <w:pPr>
        <w:rPr>
          <w:rFonts w:cstheme="minorHAnsi"/>
          <w:b/>
          <w:bCs/>
          <w:kern w:val="0"/>
          <w:sz w:val="24"/>
          <w:szCs w:val="24"/>
          <w:highlight w:val="yellow"/>
        </w:rPr>
      </w:pPr>
      <w:r w:rsidRPr="00646D0C">
        <w:rPr>
          <w:rFonts w:cstheme="minorHAnsi"/>
          <w:b/>
          <w:bCs/>
          <w:kern w:val="0"/>
          <w:sz w:val="24"/>
          <w:szCs w:val="24"/>
          <w:highlight w:val="yellow"/>
        </w:rPr>
        <w:t>13.2 Termination for Cause</w:t>
      </w:r>
    </w:p>
    <w:p w14:paraId="440D09BC" w14:textId="77777777" w:rsidR="00416AD0" w:rsidRPr="00646D0C" w:rsidRDefault="00416AD0" w:rsidP="00416AD0">
      <w:pPr>
        <w:jc w:val="both"/>
        <w:rPr>
          <w:rFonts w:cstheme="minorHAnsi"/>
          <w:kern w:val="0"/>
          <w:sz w:val="24"/>
          <w:szCs w:val="24"/>
          <w:highlight w:val="yellow"/>
        </w:rPr>
      </w:pPr>
      <w:r w:rsidRPr="00646D0C">
        <w:rPr>
          <w:rFonts w:cstheme="minorHAnsi"/>
          <w:kern w:val="0"/>
          <w:sz w:val="24"/>
          <w:szCs w:val="24"/>
          <w:highlight w:val="yellow"/>
        </w:rPr>
        <w:t>Either Party may terminate this Agreement upon material breach by the other Party, provided that such breach remains uncured for thirty (30) days after written notice.</w:t>
      </w:r>
    </w:p>
    <w:p w14:paraId="72C44BDD" w14:textId="77777777" w:rsidR="00416AD0" w:rsidRPr="00646D0C" w:rsidRDefault="00416AD0" w:rsidP="00416AD0">
      <w:pPr>
        <w:rPr>
          <w:rFonts w:cstheme="minorHAnsi"/>
          <w:b/>
          <w:bCs/>
          <w:kern w:val="0"/>
          <w:sz w:val="24"/>
          <w:szCs w:val="24"/>
          <w:highlight w:val="yellow"/>
        </w:rPr>
      </w:pPr>
      <w:r w:rsidRPr="00646D0C">
        <w:rPr>
          <w:rFonts w:cstheme="minorHAnsi"/>
          <w:b/>
          <w:bCs/>
          <w:kern w:val="0"/>
          <w:sz w:val="24"/>
          <w:szCs w:val="24"/>
          <w:highlight w:val="yellow"/>
        </w:rPr>
        <w:t>13.3 Effect of Termination &amp; Outstanding Dues</w:t>
      </w:r>
      <w:bookmarkStart w:id="116" w:name="_GoBack"/>
      <w:bookmarkEnd w:id="116"/>
    </w:p>
    <w:p w14:paraId="4E73A5EF" w14:textId="77777777" w:rsidR="00416AD0" w:rsidRPr="00646D0C" w:rsidRDefault="00416AD0" w:rsidP="00416AD0">
      <w:pPr>
        <w:spacing w:after="0" w:line="240" w:lineRule="auto"/>
        <w:rPr>
          <w:rFonts w:cstheme="minorHAnsi"/>
          <w:kern w:val="0"/>
          <w:sz w:val="24"/>
          <w:szCs w:val="24"/>
          <w:highlight w:val="yellow"/>
        </w:rPr>
      </w:pPr>
      <w:r w:rsidRPr="00646D0C">
        <w:rPr>
          <w:rFonts w:cstheme="minorHAnsi"/>
          <w:kern w:val="0"/>
          <w:sz w:val="24"/>
          <w:szCs w:val="24"/>
          <w:highlight w:val="yellow"/>
        </w:rPr>
        <w:lastRenderedPageBreak/>
        <w:t>Upon termination for any reason:</w:t>
      </w:r>
    </w:p>
    <w:p w14:paraId="45B1A64E" w14:textId="77777777" w:rsidR="00416AD0" w:rsidRPr="00646D0C" w:rsidRDefault="00416AD0" w:rsidP="00416AD0">
      <w:pPr>
        <w:spacing w:after="0" w:line="240" w:lineRule="auto"/>
        <w:rPr>
          <w:rFonts w:cstheme="minorHAnsi"/>
          <w:kern w:val="0"/>
          <w:sz w:val="24"/>
          <w:szCs w:val="24"/>
          <w:highlight w:val="yellow"/>
        </w:rPr>
      </w:pPr>
      <w:r w:rsidRPr="00646D0C">
        <w:rPr>
          <w:rFonts w:cstheme="minorHAnsi"/>
          <w:kern w:val="0"/>
          <w:sz w:val="24"/>
          <w:szCs w:val="24"/>
          <w:highlight w:val="yellow"/>
        </w:rPr>
        <w:t>(a) all outstanding and accrued fees shall become immediately due and payable;</w:t>
      </w:r>
    </w:p>
    <w:p w14:paraId="433B4B83" w14:textId="43715DBF" w:rsidR="00416AD0" w:rsidRDefault="00416AD0" w:rsidP="00416AD0">
      <w:pPr>
        <w:spacing w:after="0" w:line="240" w:lineRule="auto"/>
        <w:rPr>
          <w:ins w:id="117" w:author="Jannatul Ferdoush | Legal | HO" w:date="2026-02-15T11:47:00Z"/>
          <w:rFonts w:cstheme="minorHAnsi"/>
          <w:kern w:val="0"/>
          <w:sz w:val="24"/>
          <w:szCs w:val="24"/>
          <w:highlight w:val="yellow"/>
        </w:rPr>
      </w:pPr>
      <w:r w:rsidRPr="00646D0C">
        <w:rPr>
          <w:rFonts w:cstheme="minorHAnsi"/>
          <w:kern w:val="0"/>
          <w:sz w:val="24"/>
          <w:szCs w:val="24"/>
          <w:highlight w:val="yellow"/>
        </w:rPr>
        <w:t>(b) termination shall not affect rights or obligations accrued prior to termination</w:t>
      </w:r>
      <w:ins w:id="118" w:author="Jannatul Ferdoush | Legal | HO" w:date="2026-02-15T11:47:00Z">
        <w:r w:rsidR="001D60AB">
          <w:rPr>
            <w:rFonts w:cstheme="minorHAnsi"/>
            <w:kern w:val="0"/>
            <w:sz w:val="24"/>
            <w:szCs w:val="24"/>
            <w:highlight w:val="yellow"/>
          </w:rPr>
          <w:t>;</w:t>
        </w:r>
      </w:ins>
      <w:del w:id="119" w:author="Jannatul Ferdoush | Legal | HO" w:date="2026-02-15T11:47:00Z">
        <w:r w:rsidRPr="00646D0C" w:rsidDel="001D60AB">
          <w:rPr>
            <w:rFonts w:cstheme="minorHAnsi"/>
            <w:kern w:val="0"/>
            <w:sz w:val="24"/>
            <w:szCs w:val="24"/>
            <w:highlight w:val="yellow"/>
          </w:rPr>
          <w:delText>.</w:delText>
        </w:r>
      </w:del>
    </w:p>
    <w:p w14:paraId="6F2642BF" w14:textId="7F9D594E" w:rsidR="001D60AB" w:rsidRDefault="001D60AB" w:rsidP="00416AD0">
      <w:pPr>
        <w:spacing w:after="0" w:line="240" w:lineRule="auto"/>
        <w:rPr>
          <w:ins w:id="120" w:author="Jannatul Ferdoush | Legal | HO" w:date="2026-02-15T11:47:00Z"/>
          <w:rFonts w:cstheme="minorHAnsi"/>
          <w:kern w:val="0"/>
          <w:sz w:val="24"/>
          <w:szCs w:val="24"/>
          <w:highlight w:val="yellow"/>
        </w:rPr>
      </w:pPr>
      <w:ins w:id="121" w:author="Jannatul Ferdoush | Legal | HO" w:date="2026-02-15T11:47:00Z">
        <w:r>
          <w:rPr>
            <w:rFonts w:cstheme="minorHAnsi"/>
            <w:kern w:val="0"/>
            <w:sz w:val="24"/>
            <w:szCs w:val="24"/>
            <w:highlight w:val="yellow"/>
          </w:rPr>
          <w:t xml:space="preserve">(c) </w:t>
        </w:r>
        <w:r>
          <w:t>the Company shall and return or securely delete all Client information</w:t>
        </w:r>
      </w:ins>
    </w:p>
    <w:p w14:paraId="0D7BB816" w14:textId="77777777" w:rsidR="001D60AB" w:rsidRPr="00646D0C" w:rsidRDefault="001D60AB" w:rsidP="00416AD0">
      <w:pPr>
        <w:spacing w:after="0" w:line="240" w:lineRule="auto"/>
        <w:rPr>
          <w:rFonts w:cstheme="minorHAnsi"/>
          <w:kern w:val="0"/>
          <w:sz w:val="24"/>
          <w:szCs w:val="24"/>
          <w:highlight w:val="yellow"/>
        </w:rPr>
      </w:pPr>
    </w:p>
    <w:p w14:paraId="56561890" w14:textId="77777777" w:rsidR="00416AD0" w:rsidRPr="00646D0C" w:rsidRDefault="00416AD0" w:rsidP="00416AD0">
      <w:pPr>
        <w:spacing w:after="120" w:line="240" w:lineRule="auto"/>
        <w:rPr>
          <w:rFonts w:cstheme="minorHAnsi"/>
          <w:b/>
          <w:bCs/>
          <w:kern w:val="0"/>
          <w:sz w:val="24"/>
          <w:szCs w:val="24"/>
          <w:highlight w:val="yellow"/>
        </w:rPr>
      </w:pPr>
    </w:p>
    <w:p w14:paraId="2EDD0A62" w14:textId="720DB985" w:rsidR="00416AD0" w:rsidDel="009E6262" w:rsidRDefault="00416AD0">
      <w:pPr>
        <w:spacing w:after="120" w:line="240" w:lineRule="auto"/>
        <w:rPr>
          <w:del w:id="122" w:author="Jannatul Ferdoush | Legal | HO" w:date="2026-02-15T11:55:00Z"/>
          <w:rFonts w:cstheme="minorHAnsi"/>
          <w:b/>
          <w:bCs/>
          <w:kern w:val="0"/>
          <w:sz w:val="24"/>
          <w:szCs w:val="24"/>
          <w:highlight w:val="yellow"/>
        </w:rPr>
        <w:pPrChange w:id="123" w:author="Jannatul Ferdoush | Legal | HO" w:date="2026-02-15T11:55:00Z">
          <w:pPr>
            <w:jc w:val="both"/>
          </w:pPr>
        </w:pPrChange>
      </w:pPr>
      <w:r w:rsidRPr="00646D0C">
        <w:rPr>
          <w:rFonts w:cstheme="minorHAnsi"/>
          <w:b/>
          <w:bCs/>
          <w:kern w:val="0"/>
          <w:sz w:val="24"/>
          <w:szCs w:val="24"/>
          <w:highlight w:val="yellow"/>
        </w:rPr>
        <w:t>13.4 Transition &amp; Data Extraction Support</w:t>
      </w:r>
    </w:p>
    <w:p w14:paraId="13930A92" w14:textId="77777777" w:rsidR="009E6262" w:rsidRPr="00646D0C" w:rsidRDefault="009E6262" w:rsidP="00416AD0">
      <w:pPr>
        <w:spacing w:after="120" w:line="240" w:lineRule="auto"/>
        <w:rPr>
          <w:ins w:id="124" w:author="Mirza Tayef" w:date="2026-02-15T18:19:00Z"/>
          <w:rFonts w:cstheme="minorHAnsi"/>
          <w:b/>
          <w:bCs/>
          <w:kern w:val="0"/>
          <w:sz w:val="24"/>
          <w:szCs w:val="24"/>
          <w:highlight w:val="yellow"/>
        </w:rPr>
      </w:pPr>
    </w:p>
    <w:p w14:paraId="39B6D08D" w14:textId="50125601" w:rsidR="00416AD0" w:rsidRPr="00646D0C" w:rsidRDefault="00416AD0">
      <w:pPr>
        <w:spacing w:after="120" w:line="240" w:lineRule="auto"/>
        <w:rPr>
          <w:rFonts w:cstheme="minorHAnsi"/>
          <w:kern w:val="0"/>
          <w:sz w:val="24"/>
          <w:szCs w:val="24"/>
          <w:highlight w:val="yellow"/>
        </w:rPr>
        <w:pPrChange w:id="125" w:author="Jannatul Ferdoush | Legal | HO" w:date="2026-02-15T11:55:00Z">
          <w:pPr>
            <w:jc w:val="both"/>
          </w:pPr>
        </w:pPrChange>
      </w:pPr>
      <w:del w:id="126" w:author="Jannatul Ferdoush | Legal | HO" w:date="2026-02-15T11:55:00Z">
        <w:r w:rsidRPr="00646D0C" w:rsidDel="00A7157F">
          <w:rPr>
            <w:rFonts w:cstheme="minorHAnsi"/>
            <w:kern w:val="0"/>
            <w:sz w:val="24"/>
            <w:szCs w:val="24"/>
            <w:highlight w:val="yellow"/>
          </w:rPr>
          <w:delText>Upon termination, t</w:delText>
        </w:r>
      </w:del>
      <w:ins w:id="127" w:author="Jannatul Ferdoush | Legal | HO" w:date="2026-02-15T11:55:00Z">
        <w:r w:rsidR="00A7157F">
          <w:rPr>
            <w:rFonts w:cstheme="minorHAnsi"/>
            <w:kern w:val="0"/>
            <w:sz w:val="24"/>
            <w:szCs w:val="24"/>
            <w:highlight w:val="yellow"/>
          </w:rPr>
          <w:t>T</w:t>
        </w:r>
      </w:ins>
      <w:r w:rsidRPr="00646D0C">
        <w:rPr>
          <w:rFonts w:cstheme="minorHAnsi"/>
          <w:kern w:val="0"/>
          <w:sz w:val="24"/>
          <w:szCs w:val="24"/>
          <w:highlight w:val="yellow"/>
        </w:rPr>
        <w:t xml:space="preserve">he Company shall </w:t>
      </w:r>
      <w:proofErr w:type="gramStart"/>
      <w:r w:rsidRPr="00646D0C">
        <w:rPr>
          <w:rFonts w:cstheme="minorHAnsi"/>
          <w:kern w:val="0"/>
          <w:sz w:val="24"/>
          <w:szCs w:val="24"/>
          <w:highlight w:val="yellow"/>
        </w:rPr>
        <w:t>provide</w:t>
      </w:r>
      <w:del w:id="128" w:author="Mirza Tayef" w:date="2026-02-15T18:20:00Z">
        <w:r w:rsidRPr="00646D0C" w:rsidDel="009E6262">
          <w:rPr>
            <w:rFonts w:cstheme="minorHAnsi"/>
            <w:kern w:val="0"/>
            <w:sz w:val="24"/>
            <w:szCs w:val="24"/>
            <w:highlight w:val="yellow"/>
          </w:rPr>
          <w:delText xml:space="preserve"> </w:delText>
        </w:r>
      </w:del>
      <w:del w:id="129" w:author="Jannatul Ferdoush | Legal | HO" w:date="2026-02-15T11:55:00Z">
        <w:r w:rsidRPr="00646D0C" w:rsidDel="00A7157F">
          <w:rPr>
            <w:rFonts w:cstheme="minorHAnsi"/>
            <w:kern w:val="0"/>
            <w:sz w:val="24"/>
            <w:szCs w:val="24"/>
            <w:highlight w:val="yellow"/>
          </w:rPr>
          <w:delText xml:space="preserve">reasonable </w:delText>
        </w:r>
      </w:del>
      <w:ins w:id="130" w:author="Jannatul Ferdoush | Legal | HO" w:date="2026-02-15T11:55:00Z">
        <w:r w:rsidR="00A7157F">
          <w:rPr>
            <w:rFonts w:cstheme="minorHAnsi"/>
            <w:kern w:val="0"/>
            <w:sz w:val="24"/>
            <w:szCs w:val="24"/>
            <w:highlight w:val="yellow"/>
          </w:rPr>
          <w:t>,</w:t>
        </w:r>
      </w:ins>
      <w:ins w:id="131" w:author="Mirza Tayef" w:date="2026-02-15T18:20:00Z">
        <w:r w:rsidR="009E6262">
          <w:rPr>
            <w:rFonts w:cstheme="minorHAnsi"/>
            <w:kern w:val="0"/>
            <w:sz w:val="24"/>
            <w:szCs w:val="24"/>
            <w:highlight w:val="yellow"/>
          </w:rPr>
          <w:t xml:space="preserve"> </w:t>
        </w:r>
      </w:ins>
      <w:ins w:id="132" w:author="Jannatul Ferdoush | Legal | HO" w:date="2026-02-15T11:55:00Z">
        <w:r w:rsidR="00A7157F">
          <w:rPr>
            <w:rFonts w:cstheme="minorHAnsi"/>
            <w:kern w:val="0"/>
            <w:sz w:val="24"/>
            <w:szCs w:val="24"/>
            <w:highlight w:val="yellow"/>
          </w:rPr>
          <w:t>mand</w:t>
        </w:r>
      </w:ins>
      <w:ins w:id="133" w:author="Jannatul Ferdoush | Legal | HO" w:date="2026-02-15T11:56:00Z">
        <w:r w:rsidR="00A7157F">
          <w:rPr>
            <w:rFonts w:cstheme="minorHAnsi"/>
            <w:kern w:val="0"/>
            <w:sz w:val="24"/>
            <w:szCs w:val="24"/>
            <w:highlight w:val="yellow"/>
          </w:rPr>
          <w:t xml:space="preserve">atory transition assistance, system knowledge transfer, configuration documentation, </w:t>
        </w:r>
      </w:ins>
      <w:ins w:id="134" w:author="Jannatul Ferdoush | Legal | HO" w:date="2026-02-15T11:57:00Z">
        <w:r w:rsidR="00A7157F">
          <w:rPr>
            <w:rFonts w:cstheme="minorHAnsi"/>
            <w:kern w:val="0"/>
            <w:sz w:val="24"/>
            <w:szCs w:val="24"/>
            <w:highlight w:val="yellow"/>
          </w:rPr>
          <w:t>and full</w:t>
        </w:r>
      </w:ins>
      <w:ins w:id="135" w:author="Jannatul Ferdoush | Legal | HO" w:date="2026-02-15T11:55:00Z">
        <w:r w:rsidR="00A7157F" w:rsidRPr="00646D0C">
          <w:rPr>
            <w:rFonts w:cstheme="minorHAnsi"/>
            <w:kern w:val="0"/>
            <w:sz w:val="24"/>
            <w:szCs w:val="24"/>
            <w:highlight w:val="yellow"/>
          </w:rPr>
          <w:t xml:space="preserve"> </w:t>
        </w:r>
      </w:ins>
      <w:r w:rsidRPr="00646D0C">
        <w:rPr>
          <w:rFonts w:cstheme="minorHAnsi"/>
          <w:kern w:val="0"/>
          <w:sz w:val="24"/>
          <w:szCs w:val="24"/>
          <w:highlight w:val="yellow"/>
        </w:rPr>
        <w:t xml:space="preserve">data extraction </w:t>
      </w:r>
      <w:del w:id="136" w:author="Jannatul Ferdoush | Legal | HO" w:date="2026-02-15T11:57:00Z">
        <w:r w:rsidRPr="00646D0C" w:rsidDel="00A7157F">
          <w:rPr>
            <w:rFonts w:cstheme="minorHAnsi"/>
            <w:kern w:val="0"/>
            <w:sz w:val="24"/>
            <w:szCs w:val="24"/>
            <w:highlight w:val="yellow"/>
          </w:rPr>
          <w:delText>and transition suppor</w:delText>
        </w:r>
      </w:del>
      <w:del w:id="137" w:author="Mirza Tayef" w:date="2026-02-15T18:20:00Z">
        <w:r w:rsidRPr="00646D0C" w:rsidDel="009E6262">
          <w:rPr>
            <w:rFonts w:cstheme="minorHAnsi"/>
            <w:kern w:val="0"/>
            <w:sz w:val="24"/>
            <w:szCs w:val="24"/>
            <w:highlight w:val="yellow"/>
          </w:rPr>
          <w:delText xml:space="preserve">t </w:delText>
        </w:r>
      </w:del>
      <w:r w:rsidRPr="00646D0C">
        <w:rPr>
          <w:rFonts w:cstheme="minorHAnsi"/>
          <w:kern w:val="0"/>
          <w:sz w:val="24"/>
          <w:szCs w:val="24"/>
          <w:highlight w:val="yellow"/>
        </w:rPr>
        <w:t xml:space="preserve">for </w:t>
      </w:r>
      <w:del w:id="138" w:author="Jannatul Ferdoush | Legal | HO" w:date="2026-02-15T11:57:00Z">
        <w:r w:rsidRPr="00646D0C" w:rsidDel="00A7157F">
          <w:rPr>
            <w:rFonts w:cstheme="minorHAnsi"/>
            <w:kern w:val="0"/>
            <w:sz w:val="24"/>
            <w:szCs w:val="24"/>
            <w:highlight w:val="yellow"/>
          </w:rPr>
          <w:delText>a period of</w:delText>
        </w:r>
      </w:del>
      <w:r w:rsidRPr="00646D0C">
        <w:rPr>
          <w:rFonts w:cstheme="minorHAnsi"/>
          <w:kern w:val="0"/>
          <w:sz w:val="24"/>
          <w:szCs w:val="24"/>
          <w:highlight w:val="yellow"/>
        </w:rPr>
        <w:t xml:space="preserve"> up</w:t>
      </w:r>
      <w:ins w:id="139" w:author="Mirza Tayef" w:date="2026-02-15T18:21:00Z">
        <w:r w:rsidR="009E6262">
          <w:rPr>
            <w:rFonts w:cstheme="minorHAnsi"/>
            <w:kern w:val="0"/>
            <w:sz w:val="24"/>
            <w:szCs w:val="24"/>
            <w:highlight w:val="yellow"/>
          </w:rPr>
          <w:t xml:space="preserve"> </w:t>
        </w:r>
      </w:ins>
      <w:del w:id="140" w:author="Mirza Tayef" w:date="2026-02-15T18:20:00Z">
        <w:r w:rsidRPr="00646D0C" w:rsidDel="009E6262">
          <w:rPr>
            <w:rFonts w:cstheme="minorHAnsi"/>
            <w:kern w:val="0"/>
            <w:sz w:val="24"/>
            <w:szCs w:val="24"/>
            <w:highlight w:val="yellow"/>
          </w:rPr>
          <w:delText xml:space="preserve"> </w:delText>
        </w:r>
      </w:del>
      <w:r w:rsidRPr="00646D0C">
        <w:rPr>
          <w:rFonts w:cstheme="minorHAnsi"/>
          <w:kern w:val="0"/>
          <w:sz w:val="24"/>
          <w:szCs w:val="24"/>
          <w:highlight w:val="yellow"/>
        </w:rPr>
        <w:t>to</w:t>
      </w:r>
      <w:proofErr w:type="gramEnd"/>
      <w:r w:rsidRPr="00646D0C">
        <w:rPr>
          <w:rFonts w:cstheme="minorHAnsi"/>
          <w:kern w:val="0"/>
          <w:sz w:val="24"/>
          <w:szCs w:val="24"/>
          <w:highlight w:val="yellow"/>
        </w:rPr>
        <w:t xml:space="preserve"> six (6) months</w:t>
      </w:r>
      <w:ins w:id="141" w:author="Jannatul Ferdoush | Legal | HO" w:date="2026-02-15T11:38:00Z">
        <w:r w:rsidR="006356EC">
          <w:rPr>
            <w:rFonts w:cstheme="minorHAnsi"/>
            <w:kern w:val="0"/>
            <w:sz w:val="24"/>
            <w:szCs w:val="24"/>
            <w:highlight w:val="yellow"/>
          </w:rPr>
          <w:t xml:space="preserve"> </w:t>
        </w:r>
      </w:ins>
      <w:ins w:id="142" w:author="Jannatul Ferdoush | Legal | HO" w:date="2026-02-15T11:57:00Z">
        <w:r w:rsidR="00A7157F">
          <w:rPr>
            <w:rFonts w:cstheme="minorHAnsi"/>
            <w:kern w:val="0"/>
            <w:sz w:val="24"/>
            <w:szCs w:val="24"/>
            <w:highlight w:val="yellow"/>
          </w:rPr>
          <w:t>followi</w:t>
        </w:r>
      </w:ins>
      <w:ins w:id="143" w:author="Jannatul Ferdoush | Legal | HO" w:date="2026-02-15T11:58:00Z">
        <w:r w:rsidR="00A7157F">
          <w:rPr>
            <w:rFonts w:cstheme="minorHAnsi"/>
            <w:kern w:val="0"/>
            <w:sz w:val="24"/>
            <w:szCs w:val="24"/>
            <w:highlight w:val="yellow"/>
          </w:rPr>
          <w:t xml:space="preserve">ng termination. </w:t>
        </w:r>
      </w:ins>
      <w:ins w:id="144" w:author="Jannatul Ferdoush | Legal | HO" w:date="2026-02-15T11:39:00Z">
        <w:r w:rsidR="006356EC">
          <w:rPr>
            <w:rFonts w:cstheme="minorHAnsi"/>
            <w:kern w:val="0"/>
            <w:sz w:val="24"/>
            <w:szCs w:val="24"/>
            <w:highlight w:val="yellow"/>
          </w:rPr>
          <w:t xml:space="preserve">Such </w:t>
        </w:r>
      </w:ins>
      <w:ins w:id="145" w:author="Jannatul Ferdoush | Legal | HO" w:date="2026-02-15T11:58:00Z">
        <w:r w:rsidR="00A7157F">
          <w:rPr>
            <w:rFonts w:cstheme="minorHAnsi"/>
            <w:kern w:val="0"/>
            <w:sz w:val="24"/>
            <w:szCs w:val="24"/>
            <w:highlight w:val="yellow"/>
          </w:rPr>
          <w:t xml:space="preserve">services </w:t>
        </w:r>
        <w:del w:id="146" w:author="Mirza Tayef" w:date="2026-02-15T18:20:00Z">
          <w:r w:rsidR="00A7157F" w:rsidDel="009E6262">
            <w:rPr>
              <w:rFonts w:cstheme="minorHAnsi"/>
              <w:kern w:val="0"/>
              <w:sz w:val="24"/>
              <w:szCs w:val="24"/>
              <w:highlight w:val="yellow"/>
            </w:rPr>
            <w:delText>a</w:delText>
          </w:r>
        </w:del>
      </w:ins>
      <w:proofErr w:type="gramStart"/>
      <w:ins w:id="147" w:author="Mirza Tayef" w:date="2026-02-15T18:20:00Z">
        <w:r w:rsidR="009E6262">
          <w:rPr>
            <w:rFonts w:cstheme="minorHAnsi"/>
            <w:kern w:val="0"/>
            <w:sz w:val="24"/>
            <w:szCs w:val="24"/>
            <w:highlight w:val="yellow"/>
          </w:rPr>
          <w:t>s</w:t>
        </w:r>
      </w:ins>
      <w:ins w:id="148" w:author="Jannatul Ferdoush | Legal | HO" w:date="2026-02-15T11:58:00Z">
        <w:r w:rsidR="00A7157F">
          <w:rPr>
            <w:rFonts w:cstheme="minorHAnsi"/>
            <w:kern w:val="0"/>
            <w:sz w:val="24"/>
            <w:szCs w:val="24"/>
            <w:highlight w:val="yellow"/>
          </w:rPr>
          <w:t>hall be provided</w:t>
        </w:r>
        <w:proofErr w:type="gramEnd"/>
        <w:r w:rsidR="00A7157F">
          <w:rPr>
            <w:rFonts w:cstheme="minorHAnsi"/>
            <w:kern w:val="0"/>
            <w:sz w:val="24"/>
            <w:szCs w:val="24"/>
            <w:highlight w:val="yellow"/>
          </w:rPr>
          <w:t xml:space="preserve"> at rates not exceeding the prevailing AMC rate</w:t>
        </w:r>
      </w:ins>
      <w:ins w:id="149" w:author="Jannatul Ferdoush | Legal | HO" w:date="2026-02-15T11:59:00Z">
        <w:r w:rsidR="00A7157F">
          <w:rPr>
            <w:rFonts w:cstheme="minorHAnsi"/>
            <w:kern w:val="0"/>
            <w:sz w:val="24"/>
            <w:szCs w:val="24"/>
            <w:highlight w:val="yellow"/>
          </w:rPr>
          <w:t xml:space="preserve">s and </w:t>
        </w:r>
      </w:ins>
      <w:ins w:id="150" w:author="Jannatul Ferdoush | Legal | HO" w:date="2026-02-15T11:39:00Z">
        <w:r w:rsidR="006356EC">
          <w:rPr>
            <w:rFonts w:cstheme="minorHAnsi"/>
            <w:kern w:val="0"/>
            <w:sz w:val="24"/>
            <w:szCs w:val="24"/>
            <w:highlight w:val="yellow"/>
          </w:rPr>
          <w:t xml:space="preserve">shall not be </w:t>
        </w:r>
      </w:ins>
      <w:ins w:id="151" w:author="Jannatul Ferdoush | Legal | HO" w:date="2026-02-15T11:59:00Z">
        <w:r w:rsidR="00A7157F">
          <w:rPr>
            <w:rFonts w:cstheme="minorHAnsi"/>
            <w:kern w:val="0"/>
            <w:sz w:val="24"/>
            <w:szCs w:val="24"/>
            <w:highlight w:val="yellow"/>
          </w:rPr>
          <w:t xml:space="preserve">withheld due to disputed payments. </w:t>
        </w:r>
      </w:ins>
      <w:del w:id="152" w:author="Jannatul Ferdoush | Legal | HO" w:date="2026-02-15T11:40:00Z">
        <w:r w:rsidRPr="00646D0C" w:rsidDel="006356EC">
          <w:rPr>
            <w:rFonts w:cstheme="minorHAnsi"/>
            <w:kern w:val="0"/>
            <w:sz w:val="24"/>
            <w:szCs w:val="24"/>
            <w:highlight w:val="yellow"/>
          </w:rPr>
          <w:delText>, subject to full settlement of all outstanding dues and on mutually agreed commercial terms, scope, and timelines</w:delText>
        </w:r>
      </w:del>
    </w:p>
    <w:p w14:paraId="7817A5E5" w14:textId="77777777" w:rsidR="00416AD0" w:rsidRPr="00646D0C" w:rsidRDefault="00416AD0" w:rsidP="00416AD0">
      <w:pPr>
        <w:rPr>
          <w:rFonts w:cstheme="minorHAnsi"/>
          <w:b/>
          <w:bCs/>
          <w:kern w:val="0"/>
          <w:sz w:val="24"/>
          <w:szCs w:val="24"/>
          <w:highlight w:val="yellow"/>
        </w:rPr>
      </w:pPr>
      <w:r w:rsidRPr="00646D0C">
        <w:rPr>
          <w:rFonts w:cstheme="minorHAnsi"/>
          <w:b/>
          <w:bCs/>
          <w:kern w:val="0"/>
          <w:sz w:val="24"/>
          <w:szCs w:val="24"/>
          <w:highlight w:val="yellow"/>
        </w:rPr>
        <w:t>13.5 Survival</w:t>
      </w:r>
    </w:p>
    <w:p w14:paraId="76252020" w14:textId="45D47646" w:rsidR="00416AD0" w:rsidRPr="00646D0C" w:rsidRDefault="00416AD0" w:rsidP="00646D0C">
      <w:pPr>
        <w:rPr>
          <w:rFonts w:cstheme="minorHAnsi"/>
          <w:kern w:val="0"/>
          <w:sz w:val="24"/>
          <w:szCs w:val="24"/>
          <w:highlight w:val="yellow"/>
        </w:rPr>
      </w:pPr>
      <w:r w:rsidRPr="00646D0C">
        <w:rPr>
          <w:rFonts w:cstheme="minorHAnsi"/>
          <w:kern w:val="0"/>
          <w:sz w:val="24"/>
          <w:szCs w:val="24"/>
          <w:highlight w:val="yellow"/>
        </w:rPr>
        <w:t xml:space="preserve">Clauses relating to </w:t>
      </w:r>
      <w:ins w:id="153" w:author="Jannatul Ferdoush | Legal | HO" w:date="2026-02-15T11:52:00Z">
        <w:r w:rsidR="00A7157F">
          <w:rPr>
            <w:rFonts w:cstheme="minorHAnsi"/>
            <w:kern w:val="0"/>
            <w:sz w:val="24"/>
            <w:szCs w:val="24"/>
            <w:highlight w:val="yellow"/>
          </w:rPr>
          <w:t xml:space="preserve">data ownership, audit right, regulatory access, </w:t>
        </w:r>
      </w:ins>
      <w:del w:id="154" w:author="Jannatul Ferdoush | Legal | HO" w:date="2026-02-15T11:52:00Z">
        <w:r w:rsidRPr="00646D0C" w:rsidDel="00A7157F">
          <w:rPr>
            <w:rFonts w:cstheme="minorHAnsi"/>
            <w:kern w:val="0"/>
            <w:sz w:val="24"/>
            <w:szCs w:val="24"/>
            <w:highlight w:val="yellow"/>
          </w:rPr>
          <w:delText>payment obligations</w:delText>
        </w:r>
      </w:del>
      <w:del w:id="155" w:author="Jannatul Ferdoush | Legal | HO" w:date="2026-02-15T11:53:00Z">
        <w:r w:rsidRPr="00646D0C" w:rsidDel="00A7157F">
          <w:rPr>
            <w:rFonts w:cstheme="minorHAnsi"/>
            <w:kern w:val="0"/>
            <w:sz w:val="24"/>
            <w:szCs w:val="24"/>
            <w:highlight w:val="yellow"/>
          </w:rPr>
          <w:delText xml:space="preserve">, </w:delText>
        </w:r>
      </w:del>
      <w:r w:rsidRPr="00646D0C">
        <w:rPr>
          <w:rFonts w:cstheme="minorHAnsi"/>
          <w:kern w:val="0"/>
          <w:sz w:val="24"/>
          <w:szCs w:val="24"/>
          <w:highlight w:val="yellow"/>
        </w:rPr>
        <w:t>confidentiality, intellectual property, limitation of liability</w:t>
      </w:r>
      <w:ins w:id="156" w:author="Jannatul Ferdoush | Legal | HO" w:date="2026-02-15T11:53:00Z">
        <w:r w:rsidR="00A7157F">
          <w:rPr>
            <w:rFonts w:cstheme="minorHAnsi"/>
            <w:kern w:val="0"/>
            <w:sz w:val="24"/>
            <w:szCs w:val="24"/>
            <w:highlight w:val="yellow"/>
          </w:rPr>
          <w:t xml:space="preserve"> exce</w:t>
        </w:r>
      </w:ins>
      <w:ins w:id="157" w:author="Jannatul Ferdoush | Legal | HO" w:date="2026-02-15T11:54:00Z">
        <w:r w:rsidR="00A7157F">
          <w:rPr>
            <w:rFonts w:cstheme="minorHAnsi"/>
            <w:kern w:val="0"/>
            <w:sz w:val="24"/>
            <w:szCs w:val="24"/>
            <w:highlight w:val="yellow"/>
          </w:rPr>
          <w:t>ptions, cyber security and transition assistance</w:t>
        </w:r>
      </w:ins>
      <w:r w:rsidRPr="00646D0C">
        <w:rPr>
          <w:rFonts w:cstheme="minorHAnsi"/>
          <w:kern w:val="0"/>
          <w:sz w:val="24"/>
          <w:szCs w:val="24"/>
          <w:highlight w:val="yellow"/>
        </w:rPr>
        <w:t>, indemnity, and governing law shall survive termination.</w:t>
      </w:r>
    </w:p>
    <w:p w14:paraId="37C3797F" w14:textId="77777777" w:rsidR="00416AD0" w:rsidRPr="00646D0C" w:rsidRDefault="00416AD0" w:rsidP="00416AD0">
      <w:pPr>
        <w:spacing w:after="120" w:line="240" w:lineRule="auto"/>
        <w:rPr>
          <w:rFonts w:cstheme="minorHAnsi"/>
          <w:b/>
          <w:bCs/>
          <w:kern w:val="0"/>
          <w:sz w:val="24"/>
          <w:szCs w:val="24"/>
          <w:highlight w:val="yellow"/>
        </w:rPr>
      </w:pPr>
      <w:r w:rsidRPr="00646D0C">
        <w:rPr>
          <w:rFonts w:cstheme="minorHAnsi"/>
          <w:b/>
          <w:bCs/>
          <w:kern w:val="0"/>
          <w:sz w:val="24"/>
          <w:szCs w:val="24"/>
          <w:highlight w:val="yellow"/>
        </w:rPr>
        <w:t>13.6 Notices</w:t>
      </w:r>
    </w:p>
    <w:p w14:paraId="449EE812" w14:textId="77777777" w:rsidR="00416AD0" w:rsidRDefault="00416AD0" w:rsidP="00646D0C">
      <w:pPr>
        <w:spacing w:after="120" w:line="240" w:lineRule="auto"/>
        <w:jc w:val="both"/>
        <w:rPr>
          <w:rFonts w:cstheme="minorHAnsi"/>
          <w:kern w:val="0"/>
          <w:sz w:val="24"/>
          <w:szCs w:val="24"/>
        </w:rPr>
      </w:pPr>
      <w:r w:rsidRPr="00646D0C">
        <w:rPr>
          <w:rFonts w:cstheme="minorHAnsi"/>
          <w:kern w:val="0"/>
          <w:sz w:val="24"/>
          <w:szCs w:val="24"/>
          <w:highlight w:val="yellow"/>
        </w:rPr>
        <w:t>Any notice or demand under this Agreement shall be in writing and delivered by hand, registered post with acknowledgment due, courier service, or official email addresses of the Parties, and shall be deemed effective upon receipt. Either Party may update its notice address by written notice.</w:t>
      </w:r>
    </w:p>
    <w:p w14:paraId="0AE2A467" w14:textId="77777777" w:rsidR="00416AD0" w:rsidRDefault="00416AD0" w:rsidP="00416AD0">
      <w:pPr>
        <w:spacing w:before="480"/>
        <w:rPr>
          <w:rFonts w:cstheme="minorHAnsi"/>
          <w:kern w:val="0"/>
          <w:sz w:val="24"/>
          <w:szCs w:val="24"/>
        </w:rPr>
      </w:pPr>
    </w:p>
    <w:p w14:paraId="01EC09C3" w14:textId="1F39E3BE" w:rsidR="0053396C" w:rsidRPr="00620F9C" w:rsidRDefault="0053396C" w:rsidP="00416AD0">
      <w:pPr>
        <w:spacing w:before="480"/>
        <w:rPr>
          <w:rFonts w:cstheme="minorHAnsi"/>
          <w:kern w:val="0"/>
          <w:sz w:val="36"/>
          <w:szCs w:val="36"/>
        </w:rPr>
      </w:pPr>
      <w:r w:rsidRPr="00620F9C">
        <w:rPr>
          <w:rFonts w:cstheme="minorHAnsi"/>
          <w:kern w:val="0"/>
          <w:sz w:val="36"/>
          <w:szCs w:val="36"/>
        </w:rPr>
        <w:t>14. GOVERNING LAW AND JURISDICTION</w:t>
      </w:r>
    </w:p>
    <w:p w14:paraId="573F24A7" w14:textId="77777777" w:rsidR="0053396C" w:rsidRDefault="0053396C" w:rsidP="00906A97">
      <w:pPr>
        <w:jc w:val="both"/>
        <w:rPr>
          <w:rFonts w:cstheme="minorHAnsi"/>
          <w:kern w:val="0"/>
          <w:sz w:val="24"/>
          <w:szCs w:val="24"/>
        </w:rPr>
      </w:pPr>
      <w:r w:rsidRPr="00620F9C">
        <w:rPr>
          <w:rFonts w:cstheme="minorHAnsi"/>
          <w:kern w:val="0"/>
          <w:sz w:val="24"/>
          <w:szCs w:val="24"/>
        </w:rPr>
        <w:t>This Agreement shall be governed by the laws of Bangladesh. Courts of Dhaka shall have exclusive jurisdiction.</w:t>
      </w:r>
    </w:p>
    <w:p w14:paraId="4D587156" w14:textId="77777777" w:rsidR="00646D0C" w:rsidRPr="00620F9C" w:rsidRDefault="00646D0C" w:rsidP="00906A97">
      <w:pPr>
        <w:jc w:val="both"/>
        <w:rPr>
          <w:rFonts w:cstheme="minorHAnsi"/>
          <w:kern w:val="0"/>
          <w:sz w:val="24"/>
          <w:szCs w:val="24"/>
        </w:rPr>
      </w:pPr>
    </w:p>
    <w:p w14:paraId="0B3DA886" w14:textId="137380AC" w:rsidR="000A629A" w:rsidRPr="00620F9C" w:rsidRDefault="000A629A" w:rsidP="000A629A">
      <w:pPr>
        <w:spacing w:before="480"/>
        <w:rPr>
          <w:rFonts w:cstheme="minorHAnsi"/>
          <w:kern w:val="0"/>
          <w:sz w:val="36"/>
          <w:szCs w:val="36"/>
        </w:rPr>
      </w:pPr>
      <w:r w:rsidRPr="00620F9C">
        <w:rPr>
          <w:rFonts w:cstheme="minorHAnsi"/>
          <w:kern w:val="0"/>
          <w:sz w:val="36"/>
          <w:szCs w:val="36"/>
        </w:rPr>
        <w:t>15. DISPUTE RESOLUTION</w:t>
      </w:r>
    </w:p>
    <w:p w14:paraId="5371B20E" w14:textId="75F15142" w:rsidR="00155677" w:rsidRPr="00620F9C" w:rsidRDefault="00155677" w:rsidP="00155677">
      <w:pPr>
        <w:spacing w:after="4" w:line="234" w:lineRule="auto"/>
        <w:jc w:val="both"/>
        <w:rPr>
          <w:rFonts w:eastAsia="Century Gothic" w:cstheme="minorHAnsi"/>
          <w:sz w:val="24"/>
          <w:szCs w:val="24"/>
        </w:rPr>
      </w:pPr>
      <w:r w:rsidRPr="00620F9C">
        <w:rPr>
          <w:rFonts w:eastAsia="Century Gothic" w:cstheme="minorHAnsi"/>
          <w:sz w:val="24"/>
          <w:szCs w:val="24"/>
        </w:rPr>
        <w:t xml:space="preserve">If any issue or dispute or claim arises out of or in connection with this </w:t>
      </w:r>
      <w:r w:rsidR="00E77889" w:rsidRPr="00620F9C">
        <w:rPr>
          <w:rFonts w:eastAsia="Century Gothic" w:cstheme="minorHAnsi"/>
          <w:sz w:val="24"/>
          <w:szCs w:val="24"/>
        </w:rPr>
        <w:t>Agreement</w:t>
      </w:r>
      <w:r w:rsidRPr="00620F9C">
        <w:rPr>
          <w:rFonts w:eastAsia="Century Gothic" w:cstheme="minorHAnsi"/>
          <w:sz w:val="24"/>
          <w:szCs w:val="24"/>
        </w:rPr>
        <w:t>, including breach, interpretation, termination or invalidity hereof, the Parties shall try to resolve the issue amicably</w:t>
      </w:r>
      <w:r w:rsidR="00E77889" w:rsidRPr="00620F9C">
        <w:rPr>
          <w:rFonts w:eastAsia="Century Gothic" w:cstheme="minorHAnsi"/>
          <w:sz w:val="24"/>
          <w:szCs w:val="24"/>
        </w:rPr>
        <w:t xml:space="preserve"> </w:t>
      </w:r>
      <w:r w:rsidRPr="00620F9C">
        <w:rPr>
          <w:rFonts w:eastAsia="Century Gothic" w:cstheme="minorHAnsi"/>
          <w:sz w:val="24"/>
          <w:szCs w:val="24"/>
        </w:rPr>
        <w:t xml:space="preserve">by mutual understanding </w:t>
      </w:r>
      <w:r w:rsidR="00E77889" w:rsidRPr="00620F9C">
        <w:rPr>
          <w:rFonts w:eastAsia="Century Gothic" w:cstheme="minorHAnsi"/>
          <w:sz w:val="24"/>
          <w:szCs w:val="24"/>
        </w:rPr>
        <w:t xml:space="preserve">with 30 (thirty) days </w:t>
      </w:r>
      <w:r w:rsidRPr="00620F9C">
        <w:rPr>
          <w:rFonts w:eastAsia="Century Gothic" w:cstheme="minorHAnsi"/>
          <w:sz w:val="24"/>
          <w:szCs w:val="24"/>
        </w:rPr>
        <w:t xml:space="preserve">upon receipt of written notice of such dispute or claim by the affected Party to the other Party requesting for an amicable settlement. If there is no amicable settlement within a period of 30 (thirty) days of receipt of written notice served by the affected Party or upon commencement of amicable settlement process 30 (thirty) days have elapsed without a settlement and the Parties did not agree in writing to extend the time for the settlement, then the issue or dispute or claim shall be finally resolved by arbitration </w:t>
      </w:r>
      <w:r w:rsidRPr="00620F9C">
        <w:rPr>
          <w:rFonts w:eastAsia="Century Gothic" w:cstheme="minorHAnsi"/>
          <w:sz w:val="24"/>
          <w:szCs w:val="24"/>
        </w:rPr>
        <w:lastRenderedPageBreak/>
        <w:t>in accordance with the Arbitration Act, 2001 of Bangladesh. All arbitration proceedings shall be conducted in the English language, and the place of arbitration shall be Dhaka, Bangladesh. The decision of the Tribunal shall be regarded as final and binding on the Parties to this Contract. Each Party shall bear its own costs, charges and fees of such arbitration.</w:t>
      </w:r>
    </w:p>
    <w:p w14:paraId="1FD10B00" w14:textId="149467A7" w:rsidR="00CF67A3" w:rsidRPr="00620F9C" w:rsidRDefault="0053396C" w:rsidP="00CF67A3">
      <w:pPr>
        <w:spacing w:before="480"/>
        <w:rPr>
          <w:rFonts w:cstheme="minorHAnsi"/>
          <w:bCs/>
          <w:sz w:val="36"/>
          <w:szCs w:val="36"/>
        </w:rPr>
      </w:pPr>
      <w:r w:rsidRPr="00620F9C">
        <w:rPr>
          <w:rFonts w:cstheme="minorHAnsi"/>
          <w:kern w:val="0"/>
          <w:sz w:val="36"/>
          <w:szCs w:val="36"/>
        </w:rPr>
        <w:t>1</w:t>
      </w:r>
      <w:r w:rsidR="000A629A" w:rsidRPr="00620F9C">
        <w:rPr>
          <w:rFonts w:cstheme="minorHAnsi"/>
          <w:kern w:val="0"/>
          <w:sz w:val="36"/>
          <w:szCs w:val="36"/>
        </w:rPr>
        <w:t>6</w:t>
      </w:r>
      <w:r w:rsidRPr="00620F9C">
        <w:rPr>
          <w:rFonts w:cstheme="minorHAnsi"/>
          <w:kern w:val="0"/>
          <w:sz w:val="36"/>
          <w:szCs w:val="36"/>
        </w:rPr>
        <w:t xml:space="preserve">. </w:t>
      </w:r>
      <w:r w:rsidR="00CF67A3" w:rsidRPr="00620F9C">
        <w:rPr>
          <w:rFonts w:cstheme="minorHAnsi"/>
          <w:bCs/>
          <w:sz w:val="36"/>
          <w:szCs w:val="36"/>
        </w:rPr>
        <w:t>NORMAL WORKING DAYS AND NORMAL WORKING HOURS</w:t>
      </w:r>
    </w:p>
    <w:p w14:paraId="319FAFEE" w14:textId="0136A381" w:rsidR="00CF67A3" w:rsidRPr="00620F9C" w:rsidRDefault="00CF67A3" w:rsidP="00CF67A3">
      <w:pPr>
        <w:tabs>
          <w:tab w:val="left" w:pos="3402"/>
          <w:tab w:val="left" w:pos="5103"/>
        </w:tabs>
        <w:rPr>
          <w:rFonts w:cstheme="minorHAnsi"/>
          <w:sz w:val="24"/>
          <w:szCs w:val="24"/>
        </w:rPr>
      </w:pPr>
      <w:r w:rsidRPr="00620F9C">
        <w:rPr>
          <w:rFonts w:cstheme="minorHAnsi"/>
          <w:sz w:val="24"/>
          <w:szCs w:val="24"/>
        </w:rPr>
        <w:t>Normal Working Days are Sunday through Thursday with the exception of public holidays in the country in which the Services are to be performed. Normal Working Hours are from 10:00</w:t>
      </w:r>
      <w:r w:rsidR="00241A26">
        <w:rPr>
          <w:rFonts w:cstheme="minorHAnsi"/>
          <w:sz w:val="24"/>
          <w:szCs w:val="24"/>
        </w:rPr>
        <w:t xml:space="preserve"> A.M. </w:t>
      </w:r>
      <w:r w:rsidRPr="00620F9C">
        <w:rPr>
          <w:rFonts w:cstheme="minorHAnsi"/>
          <w:sz w:val="24"/>
          <w:szCs w:val="24"/>
        </w:rPr>
        <w:t xml:space="preserve"> to 18:00 </w:t>
      </w:r>
      <w:r w:rsidR="00241A26">
        <w:rPr>
          <w:rFonts w:cstheme="minorHAnsi"/>
          <w:sz w:val="24"/>
          <w:szCs w:val="24"/>
        </w:rPr>
        <w:t>P.M.</w:t>
      </w:r>
      <w:r w:rsidRPr="00620F9C">
        <w:rPr>
          <w:rFonts w:cstheme="minorHAnsi"/>
          <w:sz w:val="24"/>
          <w:szCs w:val="24"/>
        </w:rPr>
        <w:t xml:space="preserve">, including 1 hour lunch. </w:t>
      </w:r>
    </w:p>
    <w:p w14:paraId="79393D0A" w14:textId="77777777" w:rsidR="00CF67A3" w:rsidRPr="00620F9C" w:rsidRDefault="00CF67A3" w:rsidP="00CF67A3">
      <w:pPr>
        <w:keepNext/>
        <w:tabs>
          <w:tab w:val="left" w:pos="1418"/>
          <w:tab w:val="left" w:pos="3402"/>
          <w:tab w:val="left" w:pos="5103"/>
        </w:tabs>
        <w:rPr>
          <w:rFonts w:cstheme="minorHAnsi"/>
          <w:b/>
          <w:szCs w:val="16"/>
        </w:rPr>
      </w:pPr>
    </w:p>
    <w:p w14:paraId="469C1F62" w14:textId="5D182B11" w:rsidR="00CF67A3" w:rsidRPr="00620F9C" w:rsidRDefault="00CF67A3" w:rsidP="00CF67A3">
      <w:pPr>
        <w:keepNext/>
        <w:tabs>
          <w:tab w:val="left" w:pos="1418"/>
          <w:tab w:val="left" w:pos="3402"/>
          <w:tab w:val="left" w:pos="5103"/>
        </w:tabs>
        <w:rPr>
          <w:rFonts w:cstheme="minorHAnsi"/>
          <w:b/>
          <w:szCs w:val="16"/>
        </w:rPr>
      </w:pPr>
      <w:r w:rsidRPr="00620F9C">
        <w:rPr>
          <w:rFonts w:cstheme="minorHAnsi"/>
          <w:kern w:val="0"/>
          <w:sz w:val="36"/>
          <w:szCs w:val="36"/>
        </w:rPr>
        <w:t xml:space="preserve">17. </w:t>
      </w:r>
      <w:r w:rsidRPr="00620F9C">
        <w:rPr>
          <w:rFonts w:cstheme="minorHAnsi"/>
          <w:bCs/>
          <w:sz w:val="36"/>
          <w:szCs w:val="36"/>
        </w:rPr>
        <w:t>CLIENT DELIVERABLES</w:t>
      </w:r>
    </w:p>
    <w:p w14:paraId="6E6CCEB0" w14:textId="326AD228" w:rsidR="00CF67A3" w:rsidRPr="00620F9C" w:rsidRDefault="00CF67A3" w:rsidP="00CF67A3">
      <w:pPr>
        <w:jc w:val="both"/>
        <w:rPr>
          <w:rFonts w:cstheme="minorHAnsi"/>
          <w:szCs w:val="16"/>
        </w:rPr>
      </w:pPr>
      <w:r w:rsidRPr="00620F9C">
        <w:rPr>
          <w:rFonts w:cstheme="minorHAnsi"/>
          <w:szCs w:val="16"/>
        </w:rPr>
        <w:t>The fees, pricing and expenditure assumptions set out in this contract are based on the assumption that the following deliverables are provided by the Client, without charge, and produced on either its own authority or by means of third-party suppliers immediately upon request by the Company or at the times and for the duration set out in a project plan.</w:t>
      </w:r>
    </w:p>
    <w:p w14:paraId="5F4218D7" w14:textId="470D1FAC" w:rsidR="00CF67A3" w:rsidRPr="00620F9C" w:rsidRDefault="00CF67A3" w:rsidP="00CF67A3">
      <w:pPr>
        <w:rPr>
          <w:rFonts w:cstheme="minorHAnsi"/>
          <w:b/>
          <w:bCs/>
        </w:rPr>
      </w:pPr>
      <w:r w:rsidRPr="00620F9C">
        <w:rPr>
          <w:rFonts w:cstheme="minorHAnsi"/>
          <w:b/>
          <w:bCs/>
        </w:rPr>
        <w:t>Technical facilities</w:t>
      </w:r>
    </w:p>
    <w:p w14:paraId="05BFE752" w14:textId="7D3C5F7D"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Provision of the entire hardware, operating system and standard software, and other infrastructure, which is necessary for the operation of the overall Client solution, including all necessary access such as User ID’s etc.</w:t>
      </w:r>
    </w:p>
    <w:p w14:paraId="2E19E7E4"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Provision of a compatible operating environment for the Software Deliverables.</w:t>
      </w:r>
    </w:p>
    <w:p w14:paraId="32E1EB06"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In addition to the Production Environment a test environment will be made ready by the Client in which the Company can work.</w:t>
      </w:r>
    </w:p>
    <w:p w14:paraId="20020CD0" w14:textId="6FEEB559"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Except for Third Party Software, the Client will procure all third party licenses and rights required in order for the Company to perform its obligations under this Services Contract.</w:t>
      </w:r>
    </w:p>
    <w:p w14:paraId="09B253EB"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All interfaces to third-party systems will be provided including documentation.</w:t>
      </w:r>
    </w:p>
    <w:p w14:paraId="194A155F"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If applicable, delivery and rendering available of the data on the third party systems for the interfacing to the System Product by the Client or third party suppliers.</w:t>
      </w:r>
    </w:p>
    <w:p w14:paraId="4A229D6D"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Adaptation of the interfaces by third party suppliers (insofar as necessary).</w:t>
      </w:r>
    </w:p>
    <w:p w14:paraId="2CFE361E"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Operating the systems.</w:t>
      </w:r>
    </w:p>
    <w:p w14:paraId="2F6ED65F"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Installation of the operating and other system software.</w:t>
      </w:r>
    </w:p>
    <w:p w14:paraId="4A22BA33" w14:textId="77777777"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Configuration of the hardware.</w:t>
      </w:r>
    </w:p>
    <w:p w14:paraId="314E1F81" w14:textId="0938ED24"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Internet access for the Company’s personnel.</w:t>
      </w:r>
    </w:p>
    <w:p w14:paraId="1D1B5DB3" w14:textId="77777777" w:rsidR="00CF67A3" w:rsidRPr="00620F9C" w:rsidRDefault="00CF67A3" w:rsidP="00CF67A3">
      <w:pPr>
        <w:rPr>
          <w:rFonts w:cstheme="minorHAnsi"/>
          <w:b/>
          <w:bCs/>
        </w:rPr>
      </w:pPr>
      <w:r w:rsidRPr="00620F9C">
        <w:rPr>
          <w:rFonts w:cstheme="minorHAnsi"/>
          <w:b/>
          <w:bCs/>
        </w:rPr>
        <w:t>Business Provisions</w:t>
      </w:r>
    </w:p>
    <w:p w14:paraId="3DE65A98" w14:textId="77777777"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Testing concepts, test cases, test data, and testing activities.</w:t>
      </w:r>
    </w:p>
    <w:p w14:paraId="0F4F6DFB" w14:textId="77777777"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lastRenderedPageBreak/>
        <w:t>Provision of an internal project director.</w:t>
      </w:r>
    </w:p>
    <w:p w14:paraId="753AEF20" w14:textId="77777777"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Provision of banking business and technical contacts.</w:t>
      </w:r>
    </w:p>
    <w:p w14:paraId="70F4A09F" w14:textId="77777777"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Premises for the project team with corresponding equipment and provision of the necessary resources.</w:t>
      </w:r>
    </w:p>
    <w:p w14:paraId="73C2F9A8" w14:textId="439BEA4A"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Business preparation and organization.</w:t>
      </w:r>
    </w:p>
    <w:p w14:paraId="19F092A7" w14:textId="4631D17C"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Authorization concepts and realization.</w:t>
      </w:r>
    </w:p>
    <w:p w14:paraId="3D36C472" w14:textId="77777777"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Cooperation of the concerned Client departments in any System Product implementation.</w:t>
      </w:r>
    </w:p>
    <w:p w14:paraId="791B1098" w14:textId="74F012C5" w:rsidR="00CF67A3" w:rsidRPr="00620F9C" w:rsidRDefault="00CF67A3" w:rsidP="00CF67A3">
      <w:pPr>
        <w:numPr>
          <w:ilvl w:val="0"/>
          <w:numId w:val="20"/>
        </w:numPr>
        <w:tabs>
          <w:tab w:val="clear" w:pos="786"/>
          <w:tab w:val="num" w:pos="709"/>
        </w:tabs>
        <w:spacing w:after="240" w:line="260" w:lineRule="atLeast"/>
        <w:ind w:left="709" w:hanging="709"/>
        <w:jc w:val="both"/>
        <w:rPr>
          <w:rFonts w:cstheme="minorHAnsi"/>
          <w:szCs w:val="16"/>
        </w:rPr>
      </w:pPr>
      <w:r w:rsidRPr="00620F9C">
        <w:rPr>
          <w:rFonts w:cstheme="minorHAnsi"/>
          <w:szCs w:val="16"/>
        </w:rPr>
        <w:t xml:space="preserve">Participation in the migration concepts and realization. </w:t>
      </w:r>
    </w:p>
    <w:p w14:paraId="1E58867D" w14:textId="77777777" w:rsidR="00CF67A3" w:rsidRPr="00620F9C" w:rsidRDefault="00CF67A3" w:rsidP="00CF67A3">
      <w:pPr>
        <w:rPr>
          <w:rFonts w:cstheme="minorHAnsi"/>
          <w:szCs w:val="16"/>
        </w:rPr>
      </w:pPr>
      <w:r w:rsidRPr="00620F9C">
        <w:rPr>
          <w:rFonts w:cstheme="minorHAnsi"/>
          <w:szCs w:val="16"/>
        </w:rPr>
        <w:t>j)</w:t>
      </w:r>
      <w:r w:rsidRPr="00620F9C">
        <w:rPr>
          <w:rFonts w:cstheme="minorHAnsi"/>
          <w:szCs w:val="16"/>
        </w:rPr>
        <w:tab/>
        <w:t>Preparation and carrying out of Acceptance.</w:t>
      </w:r>
    </w:p>
    <w:p w14:paraId="452C3935" w14:textId="4F77E575" w:rsidR="00CF67A3" w:rsidRPr="00620F9C" w:rsidRDefault="00CF67A3" w:rsidP="00CF67A3">
      <w:pPr>
        <w:numPr>
          <w:ilvl w:val="0"/>
          <w:numId w:val="19"/>
        </w:numPr>
        <w:tabs>
          <w:tab w:val="clear" w:pos="786"/>
          <w:tab w:val="num" w:pos="709"/>
        </w:tabs>
        <w:spacing w:after="240" w:line="260" w:lineRule="atLeast"/>
        <w:ind w:left="709" w:hanging="709"/>
        <w:jc w:val="both"/>
        <w:rPr>
          <w:rFonts w:cstheme="minorHAnsi"/>
          <w:szCs w:val="16"/>
        </w:rPr>
      </w:pPr>
      <w:r w:rsidRPr="00620F9C">
        <w:rPr>
          <w:rFonts w:cstheme="minorHAnsi"/>
          <w:szCs w:val="16"/>
        </w:rPr>
        <w:t>Access to the Client’s personnel etc. to enable the Company’s personnel to provide the Services as efficient as possible.</w:t>
      </w:r>
    </w:p>
    <w:p w14:paraId="4B75F254" w14:textId="77777777" w:rsidR="004049AC" w:rsidRPr="00620F9C" w:rsidRDefault="004049AC" w:rsidP="00C136C3">
      <w:pPr>
        <w:rPr>
          <w:rFonts w:cstheme="minorHAnsi"/>
          <w:kern w:val="0"/>
          <w:sz w:val="24"/>
          <w:szCs w:val="24"/>
        </w:rPr>
      </w:pPr>
    </w:p>
    <w:p w14:paraId="66551555" w14:textId="4899B307" w:rsidR="0053396C" w:rsidRPr="00620F9C" w:rsidRDefault="0053396C" w:rsidP="00C136C3">
      <w:pPr>
        <w:rPr>
          <w:rFonts w:cstheme="minorHAnsi"/>
          <w:kern w:val="0"/>
          <w:sz w:val="24"/>
          <w:szCs w:val="24"/>
        </w:rPr>
      </w:pPr>
      <w:r w:rsidRPr="00620F9C">
        <w:rPr>
          <w:rFonts w:cstheme="minorHAnsi"/>
          <w:kern w:val="0"/>
          <w:sz w:val="24"/>
          <w:szCs w:val="24"/>
        </w:rPr>
        <w:t>IN WITNESS WHEREOF, the Parties have executed this Agreement.</w:t>
      </w:r>
    </w:p>
    <w:p w14:paraId="14E6E701" w14:textId="77777777" w:rsidR="00FB3098" w:rsidRPr="00620F9C" w:rsidRDefault="00FB3098" w:rsidP="00C136C3">
      <w:pPr>
        <w:rPr>
          <w:rFonts w:cstheme="minorHAnsi"/>
          <w:kern w:val="0"/>
          <w:sz w:val="24"/>
          <w:szCs w:val="24"/>
        </w:rPr>
      </w:pPr>
    </w:p>
    <w:tbl>
      <w:tblPr>
        <w:tblW w:w="9985" w:type="dxa"/>
        <w:jc w:val="center"/>
        <w:tblLook w:val="04A0" w:firstRow="1" w:lastRow="0" w:firstColumn="1" w:lastColumn="0" w:noHBand="0" w:noVBand="1"/>
      </w:tblPr>
      <w:tblGrid>
        <w:gridCol w:w="4675"/>
        <w:gridCol w:w="5310"/>
      </w:tblGrid>
      <w:tr w:rsidR="00B02932" w:rsidRPr="00620F9C" w14:paraId="40FA71DA" w14:textId="77777777" w:rsidTr="005664A7">
        <w:trPr>
          <w:jc w:val="center"/>
        </w:trPr>
        <w:tc>
          <w:tcPr>
            <w:tcW w:w="4675" w:type="dxa"/>
            <w:vAlign w:val="center"/>
          </w:tcPr>
          <w:p w14:paraId="66025B9D" w14:textId="77777777"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r w:rsidRPr="00620F9C">
              <w:rPr>
                <w:rFonts w:asciiTheme="minorHAnsi" w:hAnsiTheme="minorHAnsi" w:cstheme="minorHAnsi"/>
                <w:bCs/>
                <w:color w:val="000000" w:themeColor="text1"/>
                <w:sz w:val="24"/>
                <w:szCs w:val="24"/>
              </w:rPr>
              <w:t>FOR AND ON BEHALF OF:</w:t>
            </w:r>
          </w:p>
          <w:p w14:paraId="26BA0AA0" w14:textId="1AC041B8"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r w:rsidRPr="00620F9C">
              <w:rPr>
                <w:rFonts w:asciiTheme="minorHAnsi" w:hAnsiTheme="minorHAnsi" w:cstheme="minorHAnsi"/>
                <w:sz w:val="24"/>
                <w:szCs w:val="24"/>
              </w:rPr>
              <w:t>FinSight Software and Technologies Limited</w:t>
            </w:r>
            <w:r w:rsidRPr="00620F9C">
              <w:rPr>
                <w:rFonts w:asciiTheme="minorHAnsi" w:hAnsiTheme="minorHAnsi" w:cstheme="minorHAnsi"/>
                <w:bCs/>
                <w:color w:val="000000" w:themeColor="text1"/>
                <w:sz w:val="24"/>
                <w:szCs w:val="24"/>
              </w:rPr>
              <w:t xml:space="preserve"> </w:t>
            </w:r>
          </w:p>
          <w:p w14:paraId="5CA5F48D" w14:textId="77777777"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p>
          <w:p w14:paraId="4A36725E" w14:textId="77777777" w:rsidR="00B02932" w:rsidRPr="00620F9C" w:rsidRDefault="00B02932" w:rsidP="005664A7">
            <w:pPr>
              <w:pStyle w:val="BodyTextIndent3"/>
              <w:spacing w:after="0" w:line="240" w:lineRule="auto"/>
              <w:ind w:left="0"/>
              <w:jc w:val="center"/>
              <w:rPr>
                <w:rFonts w:asciiTheme="minorHAnsi" w:hAnsiTheme="minorHAnsi" w:cstheme="minorHAnsi"/>
                <w:bCs/>
                <w:color w:val="000000" w:themeColor="text1"/>
                <w:sz w:val="24"/>
                <w:szCs w:val="24"/>
              </w:rPr>
            </w:pPr>
          </w:p>
          <w:p w14:paraId="78C3AC0D" w14:textId="5458B51C"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p>
        </w:tc>
        <w:tc>
          <w:tcPr>
            <w:tcW w:w="5310" w:type="dxa"/>
            <w:vAlign w:val="center"/>
          </w:tcPr>
          <w:p w14:paraId="05AC77B2" w14:textId="77777777"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r w:rsidRPr="00620F9C">
              <w:rPr>
                <w:rFonts w:asciiTheme="minorHAnsi" w:hAnsiTheme="minorHAnsi" w:cstheme="minorHAnsi"/>
                <w:bCs/>
                <w:color w:val="000000" w:themeColor="text1"/>
                <w:sz w:val="24"/>
                <w:szCs w:val="24"/>
              </w:rPr>
              <w:t>FOR AND ON BEHALF OF:</w:t>
            </w:r>
          </w:p>
          <w:p w14:paraId="44789CA3" w14:textId="77777777"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r w:rsidRPr="00620F9C">
              <w:rPr>
                <w:rFonts w:asciiTheme="minorHAnsi" w:hAnsiTheme="minorHAnsi" w:cstheme="minorHAnsi"/>
                <w:bCs/>
                <w:color w:val="000000" w:themeColor="text1"/>
                <w:sz w:val="24"/>
                <w:szCs w:val="24"/>
              </w:rPr>
              <w:t>AB Bank PLC.</w:t>
            </w:r>
          </w:p>
          <w:p w14:paraId="621E0329" w14:textId="77777777" w:rsidR="00B02932" w:rsidRPr="00620F9C" w:rsidRDefault="00B02932" w:rsidP="005664A7">
            <w:pPr>
              <w:pStyle w:val="BodyTextIndent3"/>
              <w:spacing w:after="0" w:line="240" w:lineRule="auto"/>
              <w:jc w:val="center"/>
              <w:rPr>
                <w:rFonts w:asciiTheme="minorHAnsi" w:hAnsiTheme="minorHAnsi" w:cstheme="minorHAnsi"/>
                <w:bCs/>
                <w:color w:val="000000" w:themeColor="text1"/>
                <w:sz w:val="24"/>
                <w:szCs w:val="24"/>
              </w:rPr>
            </w:pPr>
          </w:p>
          <w:p w14:paraId="346C35F4" w14:textId="77777777"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p>
          <w:p w14:paraId="365EA75C" w14:textId="77777777" w:rsidR="00B02932" w:rsidRPr="00620F9C" w:rsidRDefault="00B02932" w:rsidP="005664A7">
            <w:pPr>
              <w:pStyle w:val="BodyTextIndent3"/>
              <w:spacing w:after="0" w:line="240" w:lineRule="auto"/>
              <w:jc w:val="center"/>
              <w:rPr>
                <w:rFonts w:asciiTheme="minorHAnsi" w:hAnsiTheme="minorHAnsi" w:cstheme="minorHAnsi"/>
                <w:bCs/>
                <w:color w:val="000000" w:themeColor="text1"/>
                <w:sz w:val="24"/>
                <w:szCs w:val="24"/>
              </w:rPr>
            </w:pPr>
          </w:p>
          <w:p w14:paraId="11673F77" w14:textId="557BBC66" w:rsidR="00B02932" w:rsidRPr="00620F9C" w:rsidRDefault="00B02932" w:rsidP="005664A7">
            <w:pPr>
              <w:pStyle w:val="BodyTextIndent3"/>
              <w:spacing w:after="0" w:line="240" w:lineRule="auto"/>
              <w:ind w:left="0"/>
              <w:rPr>
                <w:rFonts w:asciiTheme="minorHAnsi" w:hAnsiTheme="minorHAnsi" w:cstheme="minorHAnsi"/>
                <w:bCs/>
                <w:color w:val="000000" w:themeColor="text1"/>
                <w:sz w:val="24"/>
                <w:szCs w:val="24"/>
              </w:rPr>
            </w:pPr>
          </w:p>
        </w:tc>
      </w:tr>
      <w:tr w:rsidR="00B02932" w:rsidRPr="00620F9C" w14:paraId="7390AA05" w14:textId="77777777" w:rsidTr="005664A7">
        <w:trPr>
          <w:trHeight w:val="602"/>
          <w:jc w:val="center"/>
        </w:trPr>
        <w:tc>
          <w:tcPr>
            <w:tcW w:w="9985" w:type="dxa"/>
            <w:gridSpan w:val="2"/>
            <w:vAlign w:val="bottom"/>
          </w:tcPr>
          <w:p w14:paraId="62EE85D2" w14:textId="77777777" w:rsidR="00B02932" w:rsidRPr="00620F9C" w:rsidRDefault="00B02932" w:rsidP="005664A7">
            <w:pPr>
              <w:pStyle w:val="BodyTextIndent3"/>
              <w:spacing w:after="0" w:line="240" w:lineRule="auto"/>
              <w:ind w:left="0" w:firstLine="433"/>
              <w:rPr>
                <w:rFonts w:asciiTheme="minorHAnsi" w:hAnsiTheme="minorHAnsi" w:cstheme="minorHAnsi"/>
                <w:sz w:val="24"/>
                <w:szCs w:val="24"/>
              </w:rPr>
            </w:pPr>
            <w:r w:rsidRPr="00620F9C">
              <w:rPr>
                <w:rFonts w:asciiTheme="minorHAnsi" w:hAnsiTheme="minorHAnsi" w:cstheme="minorHAnsi"/>
                <w:sz w:val="24"/>
                <w:szCs w:val="24"/>
              </w:rPr>
              <w:t>In the presence of the following witnesses:</w:t>
            </w:r>
          </w:p>
        </w:tc>
      </w:tr>
      <w:tr w:rsidR="00B02932" w:rsidRPr="00620F9C" w14:paraId="1F959C43" w14:textId="77777777" w:rsidTr="005664A7">
        <w:trPr>
          <w:trHeight w:val="1890"/>
          <w:jc w:val="center"/>
        </w:trPr>
        <w:tc>
          <w:tcPr>
            <w:tcW w:w="4675" w:type="dxa"/>
            <w:vAlign w:val="center"/>
          </w:tcPr>
          <w:p w14:paraId="0FD76EC4"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Witness 1.</w:t>
            </w:r>
          </w:p>
          <w:p w14:paraId="56C10CE0"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4717C5A4"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5ED5E25A" w14:textId="224654E3" w:rsidR="00B02932" w:rsidRPr="00620F9C" w:rsidRDefault="00B02932" w:rsidP="005664A7">
            <w:pPr>
              <w:pStyle w:val="BodyTextIndent3"/>
              <w:spacing w:after="0" w:line="240" w:lineRule="auto"/>
              <w:ind w:left="0"/>
              <w:rPr>
                <w:rFonts w:asciiTheme="minorHAnsi" w:hAnsiTheme="minorHAnsi" w:cstheme="minorHAnsi"/>
                <w:b/>
                <w:bCs/>
                <w:sz w:val="24"/>
                <w:szCs w:val="24"/>
              </w:rPr>
            </w:pPr>
          </w:p>
        </w:tc>
        <w:tc>
          <w:tcPr>
            <w:tcW w:w="5310" w:type="dxa"/>
            <w:vAlign w:val="center"/>
          </w:tcPr>
          <w:p w14:paraId="4E59836A"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Witness 1.</w:t>
            </w:r>
          </w:p>
          <w:p w14:paraId="5B1368DA"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12AA49E4"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29E16960"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 xml:space="preserve">Name: </w:t>
            </w:r>
          </w:p>
          <w:p w14:paraId="47944E88" w14:textId="77777777" w:rsidR="00B02932" w:rsidRPr="00620F9C" w:rsidRDefault="00B02932" w:rsidP="005664A7">
            <w:pPr>
              <w:pStyle w:val="BodyTextIndent3"/>
              <w:spacing w:after="0" w:line="240" w:lineRule="auto"/>
              <w:ind w:left="0"/>
              <w:rPr>
                <w:rFonts w:asciiTheme="minorHAnsi" w:hAnsiTheme="minorHAnsi" w:cstheme="minorHAnsi"/>
                <w:sz w:val="24"/>
                <w:szCs w:val="24"/>
              </w:rPr>
            </w:pPr>
            <w:r w:rsidRPr="00620F9C">
              <w:rPr>
                <w:rFonts w:asciiTheme="minorHAnsi" w:hAnsiTheme="minorHAnsi" w:cstheme="minorHAnsi"/>
                <w:bCs/>
                <w:sz w:val="24"/>
                <w:szCs w:val="24"/>
              </w:rPr>
              <w:t xml:space="preserve">Designation: </w:t>
            </w:r>
            <w:r w:rsidRPr="00620F9C">
              <w:rPr>
                <w:rFonts w:asciiTheme="minorHAnsi" w:hAnsiTheme="minorHAnsi" w:cstheme="minorHAnsi"/>
                <w:bCs/>
                <w:sz w:val="24"/>
                <w:szCs w:val="24"/>
              </w:rPr>
              <w:br/>
            </w:r>
            <w:r w:rsidRPr="00620F9C">
              <w:rPr>
                <w:rFonts w:asciiTheme="minorHAnsi" w:hAnsiTheme="minorHAnsi" w:cstheme="minorHAnsi"/>
                <w:sz w:val="24"/>
                <w:szCs w:val="24"/>
              </w:rPr>
              <w:t>AB Bank PLC.</w:t>
            </w:r>
          </w:p>
        </w:tc>
      </w:tr>
      <w:tr w:rsidR="00B02932" w:rsidRPr="00620F9C" w14:paraId="248D330B" w14:textId="77777777" w:rsidTr="005664A7">
        <w:trPr>
          <w:trHeight w:val="1745"/>
          <w:jc w:val="center"/>
        </w:trPr>
        <w:tc>
          <w:tcPr>
            <w:tcW w:w="4675" w:type="dxa"/>
            <w:vAlign w:val="center"/>
          </w:tcPr>
          <w:p w14:paraId="49987C8C"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Witness 2.</w:t>
            </w:r>
          </w:p>
          <w:p w14:paraId="79EEE843"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5D5157A3"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0C5D27FF" w14:textId="7F4835E7" w:rsidR="00B02932" w:rsidRPr="00620F9C" w:rsidRDefault="00B02932" w:rsidP="005664A7">
            <w:pPr>
              <w:pStyle w:val="BodyTextIndent3"/>
              <w:spacing w:after="0" w:line="240" w:lineRule="auto"/>
              <w:ind w:left="0"/>
              <w:rPr>
                <w:rFonts w:asciiTheme="minorHAnsi" w:hAnsiTheme="minorHAnsi" w:cstheme="minorHAnsi"/>
                <w:bCs/>
                <w:sz w:val="24"/>
                <w:szCs w:val="24"/>
              </w:rPr>
            </w:pPr>
          </w:p>
        </w:tc>
        <w:tc>
          <w:tcPr>
            <w:tcW w:w="5310" w:type="dxa"/>
            <w:vAlign w:val="center"/>
          </w:tcPr>
          <w:p w14:paraId="6CD42478"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Witness 2.</w:t>
            </w:r>
          </w:p>
          <w:p w14:paraId="218810B3"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7BF5554D"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p>
          <w:p w14:paraId="0DD6669C"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Name:</w:t>
            </w:r>
          </w:p>
          <w:p w14:paraId="752B170E"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bCs/>
                <w:sz w:val="24"/>
                <w:szCs w:val="24"/>
              </w:rPr>
              <w:t>Designation:</w:t>
            </w:r>
          </w:p>
          <w:p w14:paraId="1120709F" w14:textId="77777777" w:rsidR="00B02932" w:rsidRPr="00620F9C" w:rsidRDefault="00B02932" w:rsidP="005664A7">
            <w:pPr>
              <w:pStyle w:val="BodyTextIndent3"/>
              <w:spacing w:after="0" w:line="240" w:lineRule="auto"/>
              <w:ind w:left="0"/>
              <w:rPr>
                <w:rFonts w:asciiTheme="minorHAnsi" w:hAnsiTheme="minorHAnsi" w:cstheme="minorHAnsi"/>
                <w:bCs/>
                <w:sz w:val="24"/>
                <w:szCs w:val="24"/>
              </w:rPr>
            </w:pPr>
            <w:r w:rsidRPr="00620F9C">
              <w:rPr>
                <w:rFonts w:asciiTheme="minorHAnsi" w:hAnsiTheme="minorHAnsi" w:cstheme="minorHAnsi"/>
                <w:sz w:val="24"/>
                <w:szCs w:val="24"/>
              </w:rPr>
              <w:t>AB Bank PLC.</w:t>
            </w:r>
          </w:p>
        </w:tc>
      </w:tr>
    </w:tbl>
    <w:p w14:paraId="13AD4938" w14:textId="77777777" w:rsidR="00FB3098" w:rsidRPr="00620F9C" w:rsidRDefault="00FB3098" w:rsidP="00C136C3">
      <w:pPr>
        <w:rPr>
          <w:rFonts w:cstheme="minorHAnsi"/>
          <w:kern w:val="0"/>
          <w:sz w:val="24"/>
          <w:szCs w:val="24"/>
        </w:rPr>
      </w:pPr>
    </w:p>
    <w:p w14:paraId="6BAEBBE8" w14:textId="77777777" w:rsidR="00FB3098" w:rsidRPr="00620F9C" w:rsidRDefault="00FB3098" w:rsidP="00C136C3">
      <w:pPr>
        <w:rPr>
          <w:rFonts w:cstheme="minorHAnsi"/>
          <w:kern w:val="0"/>
          <w:sz w:val="24"/>
          <w:szCs w:val="24"/>
        </w:rPr>
      </w:pPr>
    </w:p>
    <w:p w14:paraId="6E296DA1" w14:textId="77777777" w:rsidR="00D763C9" w:rsidRPr="00620F9C" w:rsidRDefault="00D763C9" w:rsidP="00C136C3">
      <w:pPr>
        <w:rPr>
          <w:rFonts w:cstheme="minorHAnsi"/>
        </w:rPr>
      </w:pPr>
    </w:p>
    <w:sectPr w:rsidR="00D763C9" w:rsidRPr="00620F9C" w:rsidSect="00241A26">
      <w:footerReference w:type="default" r:id="rId8"/>
      <w:type w:val="continuous"/>
      <w:pgSz w:w="12240" w:h="20160" w:code="5"/>
      <w:pgMar w:top="4770" w:right="1440" w:bottom="720" w:left="1440" w:header="720" w:footer="432"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7A51AF3" w14:textId="77777777" w:rsidR="00DA6A42" w:rsidRDefault="00DA6A42" w:rsidP="00E662E8">
      <w:pPr>
        <w:spacing w:after="0" w:line="240" w:lineRule="auto"/>
      </w:pPr>
      <w:r>
        <w:separator/>
      </w:r>
    </w:p>
  </w:endnote>
  <w:endnote w:type="continuationSeparator" w:id="0">
    <w:p w14:paraId="128FC05D" w14:textId="77777777" w:rsidR="00DA6A42" w:rsidRDefault="00DA6A42" w:rsidP="00E662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E0AAAD" w14:textId="77777777" w:rsidR="00B75194" w:rsidRDefault="00B75194">
    <w:pPr>
      <w:pStyle w:val="Footer"/>
      <w:jc w:val="center"/>
      <w:rPr>
        <w:sz w:val="16"/>
        <w:szCs w:val="16"/>
      </w:rPr>
    </w:pPr>
  </w:p>
  <w:p w14:paraId="4138517A" w14:textId="0E870298" w:rsidR="00E662E8" w:rsidRPr="00E662E8" w:rsidRDefault="00E662E8">
    <w:pPr>
      <w:pStyle w:val="Footer"/>
      <w:jc w:val="center"/>
      <w:rPr>
        <w:sz w:val="16"/>
        <w:szCs w:val="16"/>
      </w:rPr>
    </w:pPr>
    <w:r w:rsidRPr="00E662E8">
      <w:rPr>
        <w:sz w:val="16"/>
        <w:szCs w:val="16"/>
      </w:rPr>
      <w:t xml:space="preserve">Contract </w:t>
    </w:r>
    <w:r w:rsidRPr="00E662E8">
      <w:rPr>
        <w:sz w:val="16"/>
        <w:szCs w:val="16"/>
      </w:rPr>
      <w:tab/>
    </w:r>
    <w:r w:rsidRPr="00E662E8">
      <w:rPr>
        <w:sz w:val="16"/>
        <w:szCs w:val="16"/>
      </w:rPr>
      <w:tab/>
    </w:r>
    <w:sdt>
      <w:sdtPr>
        <w:rPr>
          <w:sz w:val="16"/>
          <w:szCs w:val="16"/>
        </w:rPr>
        <w:id w:val="-679433586"/>
        <w:docPartObj>
          <w:docPartGallery w:val="Page Numbers (Bottom of Page)"/>
          <w:docPartUnique/>
        </w:docPartObj>
      </w:sdtPr>
      <w:sdtEndPr/>
      <w:sdtContent>
        <w:sdt>
          <w:sdtPr>
            <w:rPr>
              <w:sz w:val="16"/>
              <w:szCs w:val="16"/>
            </w:rPr>
            <w:id w:val="1728636285"/>
            <w:docPartObj>
              <w:docPartGallery w:val="Page Numbers (Top of Page)"/>
              <w:docPartUnique/>
            </w:docPartObj>
          </w:sdtPr>
          <w:sdtEndPr/>
          <w:sdtContent>
            <w:r w:rsidRPr="00E662E8">
              <w:rPr>
                <w:sz w:val="16"/>
                <w:szCs w:val="16"/>
              </w:rPr>
              <w:t xml:space="preserve">Page </w:t>
            </w:r>
            <w:r w:rsidRPr="00E662E8">
              <w:rPr>
                <w:b/>
                <w:bCs/>
                <w:sz w:val="16"/>
                <w:szCs w:val="16"/>
              </w:rPr>
              <w:fldChar w:fldCharType="begin"/>
            </w:r>
            <w:r w:rsidRPr="00E662E8">
              <w:rPr>
                <w:b/>
                <w:bCs/>
                <w:sz w:val="16"/>
                <w:szCs w:val="16"/>
              </w:rPr>
              <w:instrText xml:space="preserve"> PAGE </w:instrText>
            </w:r>
            <w:r w:rsidRPr="00E662E8">
              <w:rPr>
                <w:b/>
                <w:bCs/>
                <w:sz w:val="16"/>
                <w:szCs w:val="16"/>
              </w:rPr>
              <w:fldChar w:fldCharType="separate"/>
            </w:r>
            <w:r w:rsidR="00D87547">
              <w:rPr>
                <w:b/>
                <w:bCs/>
                <w:noProof/>
                <w:sz w:val="16"/>
                <w:szCs w:val="16"/>
              </w:rPr>
              <w:t>9</w:t>
            </w:r>
            <w:r w:rsidRPr="00E662E8">
              <w:rPr>
                <w:b/>
                <w:bCs/>
                <w:sz w:val="16"/>
                <w:szCs w:val="16"/>
              </w:rPr>
              <w:fldChar w:fldCharType="end"/>
            </w:r>
            <w:r w:rsidRPr="00E662E8">
              <w:rPr>
                <w:sz w:val="16"/>
                <w:szCs w:val="16"/>
              </w:rPr>
              <w:t xml:space="preserve"> of </w:t>
            </w:r>
            <w:r w:rsidRPr="00E662E8">
              <w:rPr>
                <w:b/>
                <w:bCs/>
                <w:sz w:val="16"/>
                <w:szCs w:val="16"/>
              </w:rPr>
              <w:fldChar w:fldCharType="begin"/>
            </w:r>
            <w:r w:rsidRPr="00E662E8">
              <w:rPr>
                <w:b/>
                <w:bCs/>
                <w:sz w:val="16"/>
                <w:szCs w:val="16"/>
              </w:rPr>
              <w:instrText xml:space="preserve"> NUMPAGES  </w:instrText>
            </w:r>
            <w:r w:rsidRPr="00E662E8">
              <w:rPr>
                <w:b/>
                <w:bCs/>
                <w:sz w:val="16"/>
                <w:szCs w:val="16"/>
              </w:rPr>
              <w:fldChar w:fldCharType="separate"/>
            </w:r>
            <w:r w:rsidR="00D87547">
              <w:rPr>
                <w:b/>
                <w:bCs/>
                <w:noProof/>
                <w:sz w:val="16"/>
                <w:szCs w:val="16"/>
              </w:rPr>
              <w:t>9</w:t>
            </w:r>
            <w:r w:rsidRPr="00E662E8">
              <w:rPr>
                <w:b/>
                <w:bCs/>
                <w:sz w:val="16"/>
                <w:szCs w:val="16"/>
              </w:rPr>
              <w:fldChar w:fldCharType="end"/>
            </w:r>
          </w:sdtContent>
        </w:sdt>
      </w:sdtContent>
    </w:sdt>
  </w:p>
  <w:p w14:paraId="4E00BD6C" w14:textId="77777777" w:rsidR="00E662E8" w:rsidRDefault="00E662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720C89" w14:textId="77777777" w:rsidR="00DA6A42" w:rsidRDefault="00DA6A42" w:rsidP="00E662E8">
      <w:pPr>
        <w:spacing w:after="0" w:line="240" w:lineRule="auto"/>
      </w:pPr>
      <w:r>
        <w:separator/>
      </w:r>
    </w:p>
  </w:footnote>
  <w:footnote w:type="continuationSeparator" w:id="0">
    <w:p w14:paraId="180992C1" w14:textId="77777777" w:rsidR="00DA6A42" w:rsidRDefault="00DA6A42" w:rsidP="00E662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30199E"/>
    <w:multiLevelType w:val="multilevel"/>
    <w:tmpl w:val="DA021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70FB0"/>
    <w:multiLevelType w:val="multilevel"/>
    <w:tmpl w:val="F83A82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B37FE"/>
    <w:multiLevelType w:val="multilevel"/>
    <w:tmpl w:val="9E48D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86605"/>
    <w:multiLevelType w:val="hybridMultilevel"/>
    <w:tmpl w:val="3858090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4A46017"/>
    <w:multiLevelType w:val="multilevel"/>
    <w:tmpl w:val="E13201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9C1F78"/>
    <w:multiLevelType w:val="multilevel"/>
    <w:tmpl w:val="F3849F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BC2DB3"/>
    <w:multiLevelType w:val="hybridMultilevel"/>
    <w:tmpl w:val="A732C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A4629F"/>
    <w:multiLevelType w:val="hybridMultilevel"/>
    <w:tmpl w:val="F88244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E16E76"/>
    <w:multiLevelType w:val="hybridMultilevel"/>
    <w:tmpl w:val="C6924B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C826A75"/>
    <w:multiLevelType w:val="multilevel"/>
    <w:tmpl w:val="948660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815F8E"/>
    <w:multiLevelType w:val="multilevel"/>
    <w:tmpl w:val="0FEAE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D652C7"/>
    <w:multiLevelType w:val="hybridMultilevel"/>
    <w:tmpl w:val="D4A42A3A"/>
    <w:lvl w:ilvl="0" w:tplc="D43ED2BA">
      <w:start w:val="1"/>
      <w:numFmt w:val="lowerLetter"/>
      <w:lvlText w:val="(%1)"/>
      <w:lvlJc w:val="left"/>
      <w:pPr>
        <w:ind w:left="735" w:hanging="375"/>
      </w:pPr>
      <w:rPr>
        <w:rFonts w:cstheme="minorHAnsi" w:hint="default"/>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6221A31"/>
    <w:multiLevelType w:val="multilevel"/>
    <w:tmpl w:val="23361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F1D33"/>
    <w:multiLevelType w:val="singleLevel"/>
    <w:tmpl w:val="EAA2E7E2"/>
    <w:lvl w:ilvl="0">
      <w:start w:val="1"/>
      <w:numFmt w:val="lowerLetter"/>
      <w:lvlText w:val="%1)"/>
      <w:lvlJc w:val="left"/>
      <w:pPr>
        <w:tabs>
          <w:tab w:val="num" w:pos="786"/>
        </w:tabs>
        <w:ind w:left="786" w:hanging="360"/>
      </w:pPr>
      <w:rPr>
        <w:rFonts w:hint="default"/>
      </w:rPr>
    </w:lvl>
  </w:abstractNum>
  <w:abstractNum w:abstractNumId="14" w15:restartNumberingAfterBreak="0">
    <w:nsid w:val="5DFC6155"/>
    <w:multiLevelType w:val="hybridMultilevel"/>
    <w:tmpl w:val="8DB4DDF0"/>
    <w:lvl w:ilvl="0" w:tplc="FFFFFFFF">
      <w:start w:val="1"/>
      <w:numFmt w:val="lowerLetter"/>
      <w:lvlText w:val="%1)"/>
      <w:lvlJc w:val="left"/>
      <w:pPr>
        <w:tabs>
          <w:tab w:val="num" w:pos="786"/>
        </w:tabs>
        <w:ind w:left="786" w:hanging="360"/>
      </w:pPr>
      <w:rPr>
        <w:rFonts w:hint="default"/>
      </w:rPr>
    </w:lvl>
    <w:lvl w:ilvl="1" w:tplc="FFFFFFFF">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5" w15:restartNumberingAfterBreak="0">
    <w:nsid w:val="6BC3567D"/>
    <w:multiLevelType w:val="hybridMultilevel"/>
    <w:tmpl w:val="C13A6388"/>
    <w:lvl w:ilvl="0" w:tplc="8998F78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750EF4"/>
    <w:multiLevelType w:val="multilevel"/>
    <w:tmpl w:val="A5E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3C685A"/>
    <w:multiLevelType w:val="hybridMultilevel"/>
    <w:tmpl w:val="CEC04B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39D312F"/>
    <w:multiLevelType w:val="multilevel"/>
    <w:tmpl w:val="18F4B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9C6847"/>
    <w:multiLevelType w:val="hybridMultilevel"/>
    <w:tmpl w:val="85988C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9174B2E"/>
    <w:multiLevelType w:val="multilevel"/>
    <w:tmpl w:val="B502B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B0C614B"/>
    <w:multiLevelType w:val="hybridMultilevel"/>
    <w:tmpl w:val="8D5460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482F58"/>
    <w:multiLevelType w:val="multilevel"/>
    <w:tmpl w:val="2B526C9A"/>
    <w:lvl w:ilvl="0">
      <w:start w:val="1"/>
      <w:numFmt w:val="decimal"/>
      <w:pStyle w:val="WBLevel1"/>
      <w:lvlText w:val="%1"/>
      <w:lvlJc w:val="left"/>
      <w:pPr>
        <w:tabs>
          <w:tab w:val="num" w:pos="709"/>
        </w:tabs>
        <w:ind w:left="709" w:hanging="709"/>
      </w:pPr>
      <w:rPr>
        <w:rFonts w:hint="default"/>
        <w:b w:val="0"/>
        <w:i w:val="0"/>
        <w:u w:val="none"/>
      </w:rPr>
    </w:lvl>
    <w:lvl w:ilvl="1">
      <w:start w:val="1"/>
      <w:numFmt w:val="decimal"/>
      <w:pStyle w:val="WBLevel2"/>
      <w:lvlText w:val="%1.%2"/>
      <w:lvlJc w:val="left"/>
      <w:pPr>
        <w:tabs>
          <w:tab w:val="num" w:pos="709"/>
        </w:tabs>
        <w:ind w:left="709" w:hanging="709"/>
      </w:pPr>
      <w:rPr>
        <w:rFonts w:hint="default"/>
        <w:b w:val="0"/>
        <w:i w:val="0"/>
      </w:rPr>
    </w:lvl>
    <w:lvl w:ilvl="2">
      <w:start w:val="1"/>
      <w:numFmt w:val="decimal"/>
      <w:pStyle w:val="WBLevel3"/>
      <w:lvlText w:val="%1.%2.%3"/>
      <w:lvlJc w:val="left"/>
      <w:pPr>
        <w:tabs>
          <w:tab w:val="num" w:pos="2290"/>
        </w:tabs>
        <w:ind w:left="2290" w:hanging="850"/>
      </w:pPr>
      <w:rPr>
        <w:rFonts w:hint="default"/>
        <w:b w:val="0"/>
      </w:rPr>
    </w:lvl>
    <w:lvl w:ilvl="3">
      <w:start w:val="1"/>
      <w:numFmt w:val="lowerLetter"/>
      <w:pStyle w:val="WBLevel4"/>
      <w:lvlText w:val="(%4)"/>
      <w:lvlJc w:val="left"/>
      <w:pPr>
        <w:tabs>
          <w:tab w:val="num" w:pos="2126"/>
        </w:tabs>
        <w:ind w:left="2126" w:hanging="567"/>
      </w:pPr>
      <w:rPr>
        <w:rFonts w:hint="default"/>
      </w:rPr>
    </w:lvl>
    <w:lvl w:ilvl="4">
      <w:start w:val="1"/>
      <w:numFmt w:val="lowerRoman"/>
      <w:pStyle w:val="WBLevel5"/>
      <w:lvlText w:val="(%5)"/>
      <w:lvlJc w:val="left"/>
      <w:pPr>
        <w:tabs>
          <w:tab w:val="num" w:pos="2693"/>
        </w:tabs>
        <w:ind w:left="2693" w:hanging="567"/>
      </w:pPr>
      <w:rPr>
        <w:rFonts w:hint="default"/>
      </w:rPr>
    </w:lvl>
    <w:lvl w:ilvl="5">
      <w:start w:val="1"/>
      <w:numFmt w:val="upperLetter"/>
      <w:pStyle w:val="WBLevel6"/>
      <w:lvlText w:val="(%6)"/>
      <w:lvlJc w:val="left"/>
      <w:pPr>
        <w:tabs>
          <w:tab w:val="num" w:pos="3260"/>
        </w:tabs>
        <w:ind w:left="3260" w:hanging="567"/>
      </w:pPr>
      <w:rPr>
        <w:rFonts w:hint="default"/>
      </w:rPr>
    </w:lvl>
    <w:lvl w:ilvl="6">
      <w:start w:val="1"/>
      <w:numFmt w:val="decimal"/>
      <w:pStyle w:val="WBLevel7"/>
      <w:lvlText w:val="%7"/>
      <w:lvlJc w:val="left"/>
      <w:pPr>
        <w:tabs>
          <w:tab w:val="num" w:pos="3827"/>
        </w:tabs>
        <w:ind w:left="3827" w:hanging="567"/>
      </w:pPr>
      <w:rPr>
        <w:rFonts w:hint="default"/>
      </w:rPr>
    </w:lvl>
    <w:lvl w:ilvl="7">
      <w:start w:val="1"/>
      <w:numFmt w:val="upperLetter"/>
      <w:pStyle w:val="WBLevel8"/>
      <w:lvlText w:val="%8"/>
      <w:lvlJc w:val="left"/>
      <w:pPr>
        <w:tabs>
          <w:tab w:val="num" w:pos="4394"/>
        </w:tabs>
        <w:ind w:left="4394" w:hanging="567"/>
      </w:pPr>
      <w:rPr>
        <w:rFonts w:hint="default"/>
      </w:rPr>
    </w:lvl>
    <w:lvl w:ilvl="8">
      <w:start w:val="1"/>
      <w:numFmt w:val="decimal"/>
      <w:pStyle w:val="WBLevel9"/>
      <w:lvlText w:val="(%9)"/>
      <w:lvlJc w:val="left"/>
      <w:pPr>
        <w:tabs>
          <w:tab w:val="num" w:pos="4961"/>
        </w:tabs>
        <w:ind w:left="4961" w:hanging="567"/>
      </w:pPr>
      <w:rPr>
        <w:rFonts w:hint="default"/>
      </w:rPr>
    </w:lvl>
  </w:abstractNum>
  <w:num w:numId="1">
    <w:abstractNumId w:val="4"/>
  </w:num>
  <w:num w:numId="2">
    <w:abstractNumId w:val="5"/>
  </w:num>
  <w:num w:numId="3">
    <w:abstractNumId w:val="9"/>
  </w:num>
  <w:num w:numId="4">
    <w:abstractNumId w:val="2"/>
  </w:num>
  <w:num w:numId="5">
    <w:abstractNumId w:val="1"/>
  </w:num>
  <w:num w:numId="6">
    <w:abstractNumId w:val="20"/>
  </w:num>
  <w:num w:numId="7">
    <w:abstractNumId w:val="0"/>
  </w:num>
  <w:num w:numId="8">
    <w:abstractNumId w:val="10"/>
  </w:num>
  <w:num w:numId="9">
    <w:abstractNumId w:val="16"/>
  </w:num>
  <w:num w:numId="10">
    <w:abstractNumId w:val="18"/>
  </w:num>
  <w:num w:numId="11">
    <w:abstractNumId w:val="12"/>
  </w:num>
  <w:num w:numId="12">
    <w:abstractNumId w:val="8"/>
  </w:num>
  <w:num w:numId="13">
    <w:abstractNumId w:val="3"/>
  </w:num>
  <w:num w:numId="14">
    <w:abstractNumId w:val="19"/>
  </w:num>
  <w:num w:numId="15">
    <w:abstractNumId w:val="22"/>
  </w:num>
  <w:num w:numId="16">
    <w:abstractNumId w:val="17"/>
  </w:num>
  <w:num w:numId="17">
    <w:abstractNumId w:val="6"/>
  </w:num>
  <w:num w:numId="18">
    <w:abstractNumId w:val="21"/>
  </w:num>
  <w:num w:numId="19">
    <w:abstractNumId w:val="13"/>
  </w:num>
  <w:num w:numId="20">
    <w:abstractNumId w:val="14"/>
  </w:num>
  <w:num w:numId="21">
    <w:abstractNumId w:val="7"/>
  </w:num>
  <w:num w:numId="22">
    <w:abstractNumId w:val="15"/>
  </w:num>
  <w:num w:numId="23">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annatul Ferdoush | Legal | HO">
    <w15:presenceInfo w15:providerId="AD" w15:userId="S-1-5-21-1214440339-1645522239-725345543-306786"/>
  </w15:person>
  <w15:person w15:author="Mirza Tayef">
    <w15:presenceInfo w15:providerId="Windows Live" w15:userId="64c72a51bd97af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drawingGridHorizontalSpacing w:val="100"/>
  <w:drawingGridVerticalSpacing w:val="136"/>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5CFC"/>
    <w:rsid w:val="00034DE4"/>
    <w:rsid w:val="00080ECA"/>
    <w:rsid w:val="000975C1"/>
    <w:rsid w:val="000A629A"/>
    <w:rsid w:val="000E16B8"/>
    <w:rsid w:val="000F7D94"/>
    <w:rsid w:val="00143F0F"/>
    <w:rsid w:val="00146016"/>
    <w:rsid w:val="0015096D"/>
    <w:rsid w:val="0015484C"/>
    <w:rsid w:val="00155677"/>
    <w:rsid w:val="00174386"/>
    <w:rsid w:val="00176E5D"/>
    <w:rsid w:val="001806EE"/>
    <w:rsid w:val="00191507"/>
    <w:rsid w:val="001A39A5"/>
    <w:rsid w:val="001A4D4C"/>
    <w:rsid w:val="001C34D6"/>
    <w:rsid w:val="001C3B61"/>
    <w:rsid w:val="001D60AB"/>
    <w:rsid w:val="001D6B22"/>
    <w:rsid w:val="00215B5E"/>
    <w:rsid w:val="00241A26"/>
    <w:rsid w:val="00244F01"/>
    <w:rsid w:val="00263879"/>
    <w:rsid w:val="00272F13"/>
    <w:rsid w:val="002C1672"/>
    <w:rsid w:val="003226E8"/>
    <w:rsid w:val="00363251"/>
    <w:rsid w:val="003801BC"/>
    <w:rsid w:val="003856FB"/>
    <w:rsid w:val="00385809"/>
    <w:rsid w:val="003C4E2E"/>
    <w:rsid w:val="003D0E3A"/>
    <w:rsid w:val="003E14D1"/>
    <w:rsid w:val="003F4215"/>
    <w:rsid w:val="003F6B4E"/>
    <w:rsid w:val="004049AC"/>
    <w:rsid w:val="0041321F"/>
    <w:rsid w:val="00416AD0"/>
    <w:rsid w:val="00471AB1"/>
    <w:rsid w:val="004868ED"/>
    <w:rsid w:val="00495FA2"/>
    <w:rsid w:val="004A24B1"/>
    <w:rsid w:val="004E4C16"/>
    <w:rsid w:val="00515ED9"/>
    <w:rsid w:val="00530C13"/>
    <w:rsid w:val="0053396C"/>
    <w:rsid w:val="005D1047"/>
    <w:rsid w:val="005D1C55"/>
    <w:rsid w:val="005D6583"/>
    <w:rsid w:val="005D6FBE"/>
    <w:rsid w:val="005E79CE"/>
    <w:rsid w:val="005F4B98"/>
    <w:rsid w:val="005F5CFC"/>
    <w:rsid w:val="00620F9C"/>
    <w:rsid w:val="006356EC"/>
    <w:rsid w:val="00646D0C"/>
    <w:rsid w:val="00694C58"/>
    <w:rsid w:val="006B268B"/>
    <w:rsid w:val="006E3109"/>
    <w:rsid w:val="006E5ABC"/>
    <w:rsid w:val="006E6A82"/>
    <w:rsid w:val="006F300D"/>
    <w:rsid w:val="00761536"/>
    <w:rsid w:val="00763F7C"/>
    <w:rsid w:val="007E24EC"/>
    <w:rsid w:val="007E6A67"/>
    <w:rsid w:val="00825340"/>
    <w:rsid w:val="00850483"/>
    <w:rsid w:val="00876351"/>
    <w:rsid w:val="008830F2"/>
    <w:rsid w:val="008B0247"/>
    <w:rsid w:val="008B2F45"/>
    <w:rsid w:val="008B4E6B"/>
    <w:rsid w:val="008C2D59"/>
    <w:rsid w:val="008D13F1"/>
    <w:rsid w:val="008F4153"/>
    <w:rsid w:val="00906A97"/>
    <w:rsid w:val="009106E3"/>
    <w:rsid w:val="009126B5"/>
    <w:rsid w:val="00920979"/>
    <w:rsid w:val="00930A79"/>
    <w:rsid w:val="00943855"/>
    <w:rsid w:val="00960F5E"/>
    <w:rsid w:val="00980AF6"/>
    <w:rsid w:val="00996CEE"/>
    <w:rsid w:val="009A7128"/>
    <w:rsid w:val="009E6262"/>
    <w:rsid w:val="00A07874"/>
    <w:rsid w:val="00A7157F"/>
    <w:rsid w:val="00A77A0A"/>
    <w:rsid w:val="00A83657"/>
    <w:rsid w:val="00AB4524"/>
    <w:rsid w:val="00AB54A1"/>
    <w:rsid w:val="00AD07A7"/>
    <w:rsid w:val="00AE173D"/>
    <w:rsid w:val="00AF589C"/>
    <w:rsid w:val="00B02932"/>
    <w:rsid w:val="00B144A8"/>
    <w:rsid w:val="00B31593"/>
    <w:rsid w:val="00B75194"/>
    <w:rsid w:val="00B87185"/>
    <w:rsid w:val="00BB1943"/>
    <w:rsid w:val="00BB3E4C"/>
    <w:rsid w:val="00BC1A01"/>
    <w:rsid w:val="00BF475F"/>
    <w:rsid w:val="00BF745F"/>
    <w:rsid w:val="00C11787"/>
    <w:rsid w:val="00C136C3"/>
    <w:rsid w:val="00C60609"/>
    <w:rsid w:val="00C6126C"/>
    <w:rsid w:val="00C61A9A"/>
    <w:rsid w:val="00C6222F"/>
    <w:rsid w:val="00C648DE"/>
    <w:rsid w:val="00C82939"/>
    <w:rsid w:val="00CB4688"/>
    <w:rsid w:val="00CB4E88"/>
    <w:rsid w:val="00CF67A3"/>
    <w:rsid w:val="00D4647F"/>
    <w:rsid w:val="00D66BA8"/>
    <w:rsid w:val="00D763C9"/>
    <w:rsid w:val="00D76D0F"/>
    <w:rsid w:val="00D87547"/>
    <w:rsid w:val="00D915AB"/>
    <w:rsid w:val="00D97E66"/>
    <w:rsid w:val="00DA6A42"/>
    <w:rsid w:val="00DF35B7"/>
    <w:rsid w:val="00E229C2"/>
    <w:rsid w:val="00E51A84"/>
    <w:rsid w:val="00E662E8"/>
    <w:rsid w:val="00E66527"/>
    <w:rsid w:val="00E724A5"/>
    <w:rsid w:val="00E77889"/>
    <w:rsid w:val="00E85F00"/>
    <w:rsid w:val="00EB15F9"/>
    <w:rsid w:val="00ED5288"/>
    <w:rsid w:val="00F16605"/>
    <w:rsid w:val="00FB2583"/>
    <w:rsid w:val="00FB3098"/>
    <w:rsid w:val="00FC04F5"/>
    <w:rsid w:val="00FC5986"/>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43E1012"/>
  <w15:chartTrackingRefBased/>
  <w15:docId w15:val="{C093DBDF-2FB9-4148-B018-3F4B249371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A629A"/>
  </w:style>
  <w:style w:type="paragraph" w:styleId="Heading1">
    <w:name w:val="heading 1"/>
    <w:basedOn w:val="Normal"/>
    <w:next w:val="Normal"/>
    <w:link w:val="Heading1Char"/>
    <w:uiPriority w:val="9"/>
    <w:qFormat/>
    <w:rsid w:val="005F5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F5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F5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F5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F5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F5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5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5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5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Blue">
    <w:name w:val="Blue"/>
    <w:basedOn w:val="TableNormal"/>
    <w:uiPriority w:val="99"/>
    <w:rsid w:val="00FC04F5"/>
    <w:pPr>
      <w:spacing w:after="0" w:line="240" w:lineRule="auto"/>
    </w:pPr>
    <w:rPr>
      <w:rFonts w:eastAsiaTheme="minorEastAsia"/>
      <w:sz w:val="20"/>
      <w:szCs w:val="20"/>
      <w:lang w:bidi="bn-BD"/>
    </w:rPr>
    <w:tblPr/>
    <w:tcPr>
      <w:shd w:val="clear" w:color="auto" w:fill="auto"/>
    </w:tcPr>
  </w:style>
  <w:style w:type="character" w:customStyle="1" w:styleId="Heading1Char">
    <w:name w:val="Heading 1 Char"/>
    <w:basedOn w:val="DefaultParagraphFont"/>
    <w:link w:val="Heading1"/>
    <w:uiPriority w:val="9"/>
    <w:rsid w:val="005F5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F5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F5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F5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F5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F5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5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5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5CFC"/>
    <w:rPr>
      <w:rFonts w:eastAsiaTheme="majorEastAsia" w:cstheme="majorBidi"/>
      <w:color w:val="272727" w:themeColor="text1" w:themeTint="D8"/>
    </w:rPr>
  </w:style>
  <w:style w:type="paragraph" w:styleId="Title">
    <w:name w:val="Title"/>
    <w:basedOn w:val="Normal"/>
    <w:next w:val="Normal"/>
    <w:link w:val="TitleChar"/>
    <w:uiPriority w:val="10"/>
    <w:qFormat/>
    <w:rsid w:val="005F5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5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5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5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5CFC"/>
    <w:pPr>
      <w:spacing w:before="160"/>
      <w:jc w:val="center"/>
    </w:pPr>
    <w:rPr>
      <w:i/>
      <w:iCs/>
      <w:color w:val="404040" w:themeColor="text1" w:themeTint="BF"/>
    </w:rPr>
  </w:style>
  <w:style w:type="character" w:customStyle="1" w:styleId="QuoteChar">
    <w:name w:val="Quote Char"/>
    <w:basedOn w:val="DefaultParagraphFont"/>
    <w:link w:val="Quote"/>
    <w:uiPriority w:val="29"/>
    <w:rsid w:val="005F5CFC"/>
    <w:rPr>
      <w:i/>
      <w:iCs/>
      <w:color w:val="404040" w:themeColor="text1" w:themeTint="BF"/>
    </w:rPr>
  </w:style>
  <w:style w:type="paragraph" w:styleId="ListParagraph">
    <w:name w:val="List Paragraph"/>
    <w:basedOn w:val="Normal"/>
    <w:uiPriority w:val="34"/>
    <w:qFormat/>
    <w:rsid w:val="005F5CFC"/>
    <w:pPr>
      <w:ind w:left="720"/>
      <w:contextualSpacing/>
    </w:pPr>
  </w:style>
  <w:style w:type="character" w:styleId="IntenseEmphasis">
    <w:name w:val="Intense Emphasis"/>
    <w:basedOn w:val="DefaultParagraphFont"/>
    <w:uiPriority w:val="21"/>
    <w:qFormat/>
    <w:rsid w:val="005F5CFC"/>
    <w:rPr>
      <w:i/>
      <w:iCs/>
      <w:color w:val="2F5496" w:themeColor="accent1" w:themeShade="BF"/>
    </w:rPr>
  </w:style>
  <w:style w:type="paragraph" w:styleId="IntenseQuote">
    <w:name w:val="Intense Quote"/>
    <w:basedOn w:val="Normal"/>
    <w:next w:val="Normal"/>
    <w:link w:val="IntenseQuoteChar"/>
    <w:uiPriority w:val="30"/>
    <w:qFormat/>
    <w:rsid w:val="005F5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F5CFC"/>
    <w:rPr>
      <w:i/>
      <w:iCs/>
      <w:color w:val="2F5496" w:themeColor="accent1" w:themeShade="BF"/>
    </w:rPr>
  </w:style>
  <w:style w:type="character" w:styleId="IntenseReference">
    <w:name w:val="Intense Reference"/>
    <w:basedOn w:val="DefaultParagraphFont"/>
    <w:uiPriority w:val="32"/>
    <w:qFormat/>
    <w:rsid w:val="005F5CFC"/>
    <w:rPr>
      <w:b/>
      <w:bCs/>
      <w:smallCaps/>
      <w:color w:val="2F5496" w:themeColor="accent1" w:themeShade="BF"/>
      <w:spacing w:val="5"/>
    </w:rPr>
  </w:style>
  <w:style w:type="paragraph" w:styleId="NormalWeb">
    <w:name w:val="Normal (Web)"/>
    <w:basedOn w:val="Normal"/>
    <w:uiPriority w:val="99"/>
    <w:semiHidden/>
    <w:unhideWhenUsed/>
    <w:rsid w:val="005339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53396C"/>
    <w:rPr>
      <w:b/>
      <w:bCs/>
    </w:rPr>
  </w:style>
  <w:style w:type="table" w:styleId="TableGrid">
    <w:name w:val="Table Grid"/>
    <w:basedOn w:val="TableNormal"/>
    <w:uiPriority w:val="39"/>
    <w:rsid w:val="004049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62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62E8"/>
  </w:style>
  <w:style w:type="paragraph" w:styleId="Footer">
    <w:name w:val="footer"/>
    <w:basedOn w:val="Normal"/>
    <w:link w:val="FooterChar"/>
    <w:uiPriority w:val="99"/>
    <w:unhideWhenUsed/>
    <w:rsid w:val="00E66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62E8"/>
  </w:style>
  <w:style w:type="paragraph" w:customStyle="1" w:styleId="WBLevel1">
    <w:name w:val="WB Level 1"/>
    <w:basedOn w:val="Normal"/>
    <w:rsid w:val="0015484C"/>
    <w:pPr>
      <w:numPr>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2">
    <w:name w:val="WB Level 2"/>
    <w:basedOn w:val="Normal"/>
    <w:link w:val="WBLevel2Char"/>
    <w:rsid w:val="0015484C"/>
    <w:pPr>
      <w:numPr>
        <w:ilvl w:val="1"/>
        <w:numId w:val="15"/>
      </w:numPr>
      <w:spacing w:after="240" w:line="260" w:lineRule="atLeast"/>
      <w:jc w:val="both"/>
    </w:pPr>
    <w:rPr>
      <w:rFonts w:ascii="Verdana" w:eastAsia="Times New Roman" w:hAnsi="Verdana" w:cs="Times New Roman"/>
      <w:color w:val="000000"/>
      <w:kern w:val="0"/>
      <w:sz w:val="16"/>
      <w:szCs w:val="20"/>
      <w:lang w:val="en-GB" w:eastAsia="en-GB"/>
      <w14:ligatures w14:val="none"/>
    </w:rPr>
  </w:style>
  <w:style w:type="paragraph" w:customStyle="1" w:styleId="WBLevel3">
    <w:name w:val="WB Level 3"/>
    <w:basedOn w:val="Normal"/>
    <w:rsid w:val="0015484C"/>
    <w:pPr>
      <w:numPr>
        <w:ilvl w:val="2"/>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4">
    <w:name w:val="WB Level 4"/>
    <w:basedOn w:val="Normal"/>
    <w:rsid w:val="0015484C"/>
    <w:pPr>
      <w:numPr>
        <w:ilvl w:val="3"/>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5">
    <w:name w:val="WB Level 5"/>
    <w:basedOn w:val="Normal"/>
    <w:rsid w:val="0015484C"/>
    <w:pPr>
      <w:numPr>
        <w:ilvl w:val="4"/>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6">
    <w:name w:val="WB Level 6"/>
    <w:basedOn w:val="Normal"/>
    <w:rsid w:val="0015484C"/>
    <w:pPr>
      <w:numPr>
        <w:ilvl w:val="5"/>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7">
    <w:name w:val="WB Level 7"/>
    <w:basedOn w:val="Normal"/>
    <w:semiHidden/>
    <w:rsid w:val="0015484C"/>
    <w:pPr>
      <w:numPr>
        <w:ilvl w:val="6"/>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8">
    <w:name w:val="WB Level 8"/>
    <w:basedOn w:val="Normal"/>
    <w:semiHidden/>
    <w:rsid w:val="0015484C"/>
    <w:pPr>
      <w:numPr>
        <w:ilvl w:val="7"/>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paragraph" w:customStyle="1" w:styleId="WBLevel9">
    <w:name w:val="WB Level 9"/>
    <w:basedOn w:val="Normal"/>
    <w:semiHidden/>
    <w:rsid w:val="0015484C"/>
    <w:pPr>
      <w:numPr>
        <w:ilvl w:val="8"/>
        <w:numId w:val="15"/>
      </w:numPr>
      <w:spacing w:after="240" w:line="260" w:lineRule="atLeast"/>
      <w:jc w:val="both"/>
    </w:pPr>
    <w:rPr>
      <w:rFonts w:ascii="Verdana" w:eastAsia="Times New Roman" w:hAnsi="Verdana" w:cs="Arial"/>
      <w:color w:val="000000"/>
      <w:kern w:val="0"/>
      <w:sz w:val="16"/>
      <w:szCs w:val="20"/>
      <w:lang w:val="en-GB" w:eastAsia="en-GB"/>
      <w14:ligatures w14:val="none"/>
    </w:rPr>
  </w:style>
  <w:style w:type="character" w:customStyle="1" w:styleId="WBLevel2Char">
    <w:name w:val="WB Level 2 Char"/>
    <w:link w:val="WBLevel2"/>
    <w:rsid w:val="0015484C"/>
    <w:rPr>
      <w:rFonts w:ascii="Verdana" w:eastAsia="Times New Roman" w:hAnsi="Verdana" w:cs="Times New Roman"/>
      <w:color w:val="000000"/>
      <w:kern w:val="0"/>
      <w:sz w:val="16"/>
      <w:szCs w:val="20"/>
      <w:lang w:val="en-GB" w:eastAsia="en-GB"/>
      <w14:ligatures w14:val="none"/>
    </w:rPr>
  </w:style>
  <w:style w:type="paragraph" w:styleId="BalloonText">
    <w:name w:val="Balloon Text"/>
    <w:basedOn w:val="Normal"/>
    <w:link w:val="BalloonTextChar"/>
    <w:uiPriority w:val="99"/>
    <w:semiHidden/>
    <w:unhideWhenUsed/>
    <w:rsid w:val="00E724A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724A5"/>
    <w:rPr>
      <w:rFonts w:ascii="Segoe UI" w:hAnsi="Segoe UI" w:cs="Segoe UI"/>
      <w:sz w:val="18"/>
      <w:szCs w:val="18"/>
    </w:rPr>
  </w:style>
  <w:style w:type="character" w:styleId="CommentReference">
    <w:name w:val="annotation reference"/>
    <w:basedOn w:val="DefaultParagraphFont"/>
    <w:uiPriority w:val="99"/>
    <w:semiHidden/>
    <w:unhideWhenUsed/>
    <w:rsid w:val="007E6A67"/>
    <w:rPr>
      <w:sz w:val="16"/>
      <w:szCs w:val="16"/>
    </w:rPr>
  </w:style>
  <w:style w:type="paragraph" w:styleId="CommentText">
    <w:name w:val="annotation text"/>
    <w:basedOn w:val="Normal"/>
    <w:link w:val="CommentTextChar"/>
    <w:uiPriority w:val="99"/>
    <w:semiHidden/>
    <w:unhideWhenUsed/>
    <w:rsid w:val="007E6A67"/>
    <w:pPr>
      <w:spacing w:line="240" w:lineRule="auto"/>
    </w:pPr>
    <w:rPr>
      <w:sz w:val="20"/>
      <w:szCs w:val="20"/>
    </w:rPr>
  </w:style>
  <w:style w:type="character" w:customStyle="1" w:styleId="CommentTextChar">
    <w:name w:val="Comment Text Char"/>
    <w:basedOn w:val="DefaultParagraphFont"/>
    <w:link w:val="CommentText"/>
    <w:uiPriority w:val="99"/>
    <w:semiHidden/>
    <w:rsid w:val="007E6A67"/>
    <w:rPr>
      <w:sz w:val="20"/>
      <w:szCs w:val="20"/>
    </w:rPr>
  </w:style>
  <w:style w:type="paragraph" w:styleId="CommentSubject">
    <w:name w:val="annotation subject"/>
    <w:basedOn w:val="CommentText"/>
    <w:next w:val="CommentText"/>
    <w:link w:val="CommentSubjectChar"/>
    <w:uiPriority w:val="99"/>
    <w:semiHidden/>
    <w:unhideWhenUsed/>
    <w:rsid w:val="007E6A67"/>
    <w:rPr>
      <w:b/>
      <w:bCs/>
    </w:rPr>
  </w:style>
  <w:style w:type="character" w:customStyle="1" w:styleId="CommentSubjectChar">
    <w:name w:val="Comment Subject Char"/>
    <w:basedOn w:val="CommentTextChar"/>
    <w:link w:val="CommentSubject"/>
    <w:uiPriority w:val="99"/>
    <w:semiHidden/>
    <w:rsid w:val="007E6A67"/>
    <w:rPr>
      <w:b/>
      <w:bCs/>
      <w:sz w:val="20"/>
      <w:szCs w:val="20"/>
    </w:rPr>
  </w:style>
  <w:style w:type="paragraph" w:styleId="BodyTextIndent3">
    <w:name w:val="Body Text Indent 3"/>
    <w:basedOn w:val="Normal"/>
    <w:link w:val="BodyTextIndent3Char"/>
    <w:uiPriority w:val="99"/>
    <w:unhideWhenUsed/>
    <w:rsid w:val="00B02932"/>
    <w:pPr>
      <w:spacing w:after="120" w:line="276" w:lineRule="auto"/>
      <w:ind w:left="360"/>
    </w:pPr>
    <w:rPr>
      <w:rFonts w:ascii="Calibri" w:eastAsia="Times New Roman" w:hAnsi="Calibri" w:cs="Times New Roman"/>
      <w:kern w:val="0"/>
      <w:sz w:val="16"/>
      <w:szCs w:val="16"/>
      <w14:ligatures w14:val="none"/>
    </w:rPr>
  </w:style>
  <w:style w:type="character" w:customStyle="1" w:styleId="BodyTextIndent3Char">
    <w:name w:val="Body Text Indent 3 Char"/>
    <w:basedOn w:val="DefaultParagraphFont"/>
    <w:link w:val="BodyTextIndent3"/>
    <w:uiPriority w:val="99"/>
    <w:rsid w:val="00B02932"/>
    <w:rPr>
      <w:rFonts w:ascii="Calibri" w:eastAsia="Times New Roman" w:hAnsi="Calibri" w:cs="Times New Roman"/>
      <w:kern w:val="0"/>
      <w:sz w:val="16"/>
      <w:szCs w:val="16"/>
      <w14:ligatures w14:val="none"/>
    </w:rPr>
  </w:style>
  <w:style w:type="paragraph" w:styleId="Revision">
    <w:name w:val="Revision"/>
    <w:hidden/>
    <w:uiPriority w:val="99"/>
    <w:semiHidden/>
    <w:rsid w:val="00B144A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10129836">
      <w:bodyDiv w:val="1"/>
      <w:marLeft w:val="0"/>
      <w:marRight w:val="0"/>
      <w:marTop w:val="0"/>
      <w:marBottom w:val="0"/>
      <w:divBdr>
        <w:top w:val="none" w:sz="0" w:space="0" w:color="auto"/>
        <w:left w:val="none" w:sz="0" w:space="0" w:color="auto"/>
        <w:bottom w:val="none" w:sz="0" w:space="0" w:color="auto"/>
        <w:right w:val="none" w:sz="0" w:space="0" w:color="auto"/>
      </w:divBdr>
    </w:div>
    <w:div w:id="731201253">
      <w:bodyDiv w:val="1"/>
      <w:marLeft w:val="0"/>
      <w:marRight w:val="0"/>
      <w:marTop w:val="0"/>
      <w:marBottom w:val="0"/>
      <w:divBdr>
        <w:top w:val="none" w:sz="0" w:space="0" w:color="auto"/>
        <w:left w:val="none" w:sz="0" w:space="0" w:color="auto"/>
        <w:bottom w:val="none" w:sz="0" w:space="0" w:color="auto"/>
        <w:right w:val="none" w:sz="0" w:space="0" w:color="auto"/>
      </w:divBdr>
    </w:div>
    <w:div w:id="957106213">
      <w:bodyDiv w:val="1"/>
      <w:marLeft w:val="0"/>
      <w:marRight w:val="0"/>
      <w:marTop w:val="0"/>
      <w:marBottom w:val="0"/>
      <w:divBdr>
        <w:top w:val="none" w:sz="0" w:space="0" w:color="auto"/>
        <w:left w:val="none" w:sz="0" w:space="0" w:color="auto"/>
        <w:bottom w:val="none" w:sz="0" w:space="0" w:color="auto"/>
        <w:right w:val="none" w:sz="0" w:space="0" w:color="auto"/>
      </w:divBdr>
    </w:div>
    <w:div w:id="1018967145">
      <w:bodyDiv w:val="1"/>
      <w:marLeft w:val="0"/>
      <w:marRight w:val="0"/>
      <w:marTop w:val="0"/>
      <w:marBottom w:val="0"/>
      <w:divBdr>
        <w:top w:val="none" w:sz="0" w:space="0" w:color="auto"/>
        <w:left w:val="none" w:sz="0" w:space="0" w:color="auto"/>
        <w:bottom w:val="none" w:sz="0" w:space="0" w:color="auto"/>
        <w:right w:val="none" w:sz="0" w:space="0" w:color="auto"/>
      </w:divBdr>
      <w:divsChild>
        <w:div w:id="9420800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6514244">
      <w:bodyDiv w:val="1"/>
      <w:marLeft w:val="0"/>
      <w:marRight w:val="0"/>
      <w:marTop w:val="0"/>
      <w:marBottom w:val="0"/>
      <w:divBdr>
        <w:top w:val="none" w:sz="0" w:space="0" w:color="auto"/>
        <w:left w:val="none" w:sz="0" w:space="0" w:color="auto"/>
        <w:bottom w:val="none" w:sz="0" w:space="0" w:color="auto"/>
        <w:right w:val="none" w:sz="0" w:space="0" w:color="auto"/>
      </w:divBdr>
    </w:div>
    <w:div w:id="2140415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microsoft.com/office/2011/relationships/people" Target="people.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D36623-4980-4474-B955-777E949E7F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9</Pages>
  <Words>2713</Words>
  <Characters>15469</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Sheikh Monirul Islam | CBT | HO</dc:creator>
  <cp:keywords/>
  <dc:description/>
  <cp:lastModifiedBy>Mirza Tayef</cp:lastModifiedBy>
  <cp:revision>3</cp:revision>
  <cp:lastPrinted>2026-02-01T05:36:00Z</cp:lastPrinted>
  <dcterms:created xsi:type="dcterms:W3CDTF">2026-02-15T06:00:00Z</dcterms:created>
  <dcterms:modified xsi:type="dcterms:W3CDTF">2026-02-15T13:01:00Z</dcterms:modified>
</cp:coreProperties>
</file>